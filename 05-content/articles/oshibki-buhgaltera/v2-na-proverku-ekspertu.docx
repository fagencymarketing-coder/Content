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BC497" w14:textId="77777777" w:rsidR="00BB3EC5" w:rsidRPr="00A7115A" w:rsidRDefault="00000000">
      <w:pPr>
        <w:pStyle w:val="1"/>
        <w:rPr>
          <w:lang w:val="ru-RU"/>
        </w:rPr>
      </w:pPr>
      <w:bookmarkStart w:id="0" w:name="X58c958a9172e7551ba72b49cefc5a3e7bc67279"/>
      <w:commentRangeStart w:id="0"/>
      <w:r>
        <w:rPr>
          <w:lang w:val="ru-RU"/>
        </w:rPr>
        <w:t xml:space="preserve">Ошибки бухгалтера: </w:t>
      </w:r>
      <w:del w:id="20001" w:author="Claude" w:date="2026-10-05T00:00:00Z">
        <w:r>
          <w:rPr>
            <w:lang w:val="ru-RU"/>
          </w:rPr>
          <w:delText xml:space="preserve">девять</w:delText>
        </w:r>
      </w:del>
      <w:ins w:id="20002" w:author="Claude" w:date="2026-10-05T00:00:00Z">
        <w:r>
          <w:rPr>
            <w:lang w:val="ru-RU"/>
          </w:rPr>
          <w:t xml:space="preserve">восемь</w:t>
        </w:r>
      </w:ins>
      <w:r>
        <w:rPr>
          <w:lang w:val="ru-RU"/>
        </w:rPr>
        <w:t xml:space="preserve"> примеров из практики аудита, последствия и ответственность</w:t>
      </w:r>
      <w:commentRangeEnd w:id="0"/>
      <w:r>
        <w:rPr>
          <w:rStyle w:val="af"/>
        </w:rPr>
        <w:commentReference w:id="0"/>
      </w:r>
    </w:p>
    <w:p w14:paraId="2561930C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>⏱ Время чтения: 9 минут</w:t>
      </w:r>
    </w:p>
    <w:p w14:paraId="2B53040F" w14:textId="77777777" w:rsidR="00BB3EC5" w:rsidRPr="00A7115A" w:rsidRDefault="00000000">
      <w:pPr>
        <w:pStyle w:val="2"/>
        <w:rPr>
          <w:lang w:val="ru-RU"/>
        </w:rPr>
      </w:pPr>
      <w:bookmarkStart w:id="1" w:name="коротко"/>
      <w:r w:rsidRPr="00A7115A">
        <w:rPr>
          <w:lang w:val="ru-RU"/>
        </w:rPr>
        <w:t>Коротко</w:t>
      </w:r>
    </w:p>
    <w:p w14:paraId="2ACF7EFB" w14:textId="77777777" w:rsidR="00BB3EC5" w:rsidRPr="00A7115A" w:rsidRDefault="00000000">
      <w:pPr>
        <w:pStyle w:val="FirstParagraph"/>
        <w:rPr>
          <w:lang w:val="ru-RU"/>
        </w:rPr>
      </w:pPr>
      <w:commentRangeStart w:id="1"/>
      <w:r>
        <w:rPr>
          <w:lang w:val="ru-RU"/>
        </w:rPr>
        <w:t xml:space="preserve">Ошибки в учёте обычно обнаруживаются поздно — на выездной проверке, при смене бухгалтера или перед сделкой, когда исправлять их уже дороже. Ниже — </w:t>
      </w:r>
      <w:del w:id="20003" w:author="Claude" w:date="2026-10-05T00:00:00Z">
        <w:r>
          <w:rPr>
            <w:lang w:val="ru-RU"/>
          </w:rPr>
          <w:delText xml:space="preserve">девять</w:delText>
        </w:r>
      </w:del>
      <w:ins w:id="20004" w:author="Claude" w:date="2026-10-05T00:00:00Z">
        <w:r>
          <w:rPr>
            <w:lang w:val="ru-RU"/>
          </w:rPr>
          <w:t xml:space="preserve">восемь</w:t>
        </w:r>
      </w:ins>
      <w:r>
        <w:rPr>
          <w:lang w:val="ru-RU"/>
        </w:rPr>
        <w:t xml:space="preserve"> нарушений, которые мы чаще всего находим при аудите</w:t>
      </w:r>
      <w:del w:id="20005" w:author="Claude" w:date="2026-10-05T00:00:00Z">
        <w:r>
          <w:rPr>
            <w:lang w:val="ru-RU"/>
          </w:rPr>
          <w:delText xml:space="preserve">, и последствия каждого</w:delText>
        </w:r>
      </w:del>
      <w:ins w:id="20006" w:author="Claude" w:date="2026-10-05T00:00:00Z">
        <w:r>
          <w:rPr>
            <w:lang w:val="ru-RU"/>
          </w:rPr>
          <w:t xml:space="preserve">. Но сначала — главное об ответственности за них</w:t>
        </w:r>
      </w:ins>
      <w:r>
        <w:rPr>
          <w:lang w:val="ru-RU"/>
        </w:rPr>
        <w:t xml:space="preserve">.</w:t>
      </w:r>
      <w:commentRangeEnd w:id="1"/>
      <w:r>
        <w:rPr>
          <w:rStyle w:val="af"/>
        </w:rPr>
        <w:commentReference w:id="1"/>
      </w:r>
    </w:p>
    <w:p w14:paraId="75471A41" w14:textId="2C51DC3B" w:rsidR="00BB3EC5" w:rsidRPr="00A7115A" w:rsidRDefault="00000000">
      <w:pPr>
        <w:pStyle w:val="Compact"/>
        <w:numPr>
          <w:ilvl w:val="0"/>
          <w:numId w:val="2"/>
        </w:numPr>
        <w:spacing w:after="60"/>
        <w:rPr>
          <w:lang w:val="ru-RU"/>
        </w:rPr>
      </w:pPr>
      <w:commentRangeStart w:id="2"/>
      <w:r>
        <w:rPr>
          <w:b/>
          <w:bCs/>
          <w:lang w:val="ru-RU"/>
        </w:rPr>
        <w:t xml:space="preserve">Компанию штрафует налоговая</w:t>
      </w:r>
      <w:r>
        <w:rPr>
          <w:lang w:val="ru-RU"/>
        </w:rPr>
        <w:t xml:space="preserve"> — по статьям 119, 120 и 122 НК РФ. За занижение налога — 20% от недоимки, при умысле </w:t>
      </w:r>
      <w:del w:id="20007" w:author="Claude" w:date="2026-10-05T00:00:00Z">
        <w:r>
          <w:rPr>
            <w:lang w:val="ru-RU"/>
          </w:rPr>
          <w:delText xml:space="preserve">-  </w:delText>
        </w:r>
      </w:del>
      <w:ins w:id="20008" w:author="Claude" w:date="2026-10-05T00:00:00Z">
        <w:r>
          <w:rPr>
            <w:lang w:val="ru-RU"/>
          </w:rPr>
          <w:t xml:space="preserve">— </w:t>
        </w:r>
      </w:ins>
      <w:r>
        <w:rPr>
          <w:lang w:val="ru-RU"/>
        </w:rPr>
        <w:t xml:space="preserve">40%. За грубое нарушение правил учёта — от 10 000 до 30 000 рублей, а если оно привело к занижению базы — </w:t>
      </w:r>
      <w:del w:id="20009" w:author="Claude" w:date="2026-10-05T00:00:00Z">
        <w:r>
          <w:rPr>
            <w:lang w:val="ru-RU"/>
          </w:rPr>
          <w:delText xml:space="preserve">20% от неуплаченного налога, но </w:delText>
        </w:r>
      </w:del>
      <w:r>
        <w:rPr>
          <w:lang w:val="ru-RU"/>
        </w:rPr>
        <w:t xml:space="preserve">не менее 40 000 рублей.</w:t>
      </w:r>
      <w:commentRangeEnd w:id="2"/>
      <w:r>
        <w:rPr>
          <w:rStyle w:val="af"/>
        </w:rPr>
        <w:commentReference w:id="2"/>
      </w:r>
    </w:p>
    <w:p w14:paraId="43C71CDC" w14:textId="77777777" w:rsidR="00BB3EC5" w:rsidRPr="00A7115A" w:rsidRDefault="00000000">
      <w:pPr>
        <w:pStyle w:val="Compact"/>
        <w:numPr>
          <w:ilvl w:val="0"/>
          <w:numId w:val="2"/>
        </w:numPr>
        <w:spacing w:after="60"/>
        <w:rPr>
          <w:lang w:val="ru-RU"/>
        </w:rPr>
      </w:pPr>
      <w:commentRangeStart w:id="3"/>
      <w:r>
        <w:rPr>
          <w:b/>
          <w:bCs/>
          <w:lang w:val="ru-RU"/>
        </w:rPr>
        <w:t xml:space="preserve">Бухгалтера и директора штрафуют по КоАП РФ.</w:t>
      </w:r>
      <w:r>
        <w:rPr>
          <w:lang w:val="ru-RU"/>
        </w:rPr>
        <w:t xml:space="preserve"> За грубое нарушение требований к бухучёту — от 5 000 до 10 000 рублей, при повторном нарушении до 20 000 рублей или дисквалификация на срок от года до двух.</w:t>
      </w:r>
      <w:ins w:id="20010" w:author="Claude" w:date="2026-10-05T00:00:00Z">
        <w:r>
          <w:rPr>
            <w:lang w:val="ru-RU"/>
          </w:rPr>
          <w:t xml:space="preserve"> Организует учёт руководитель — это прямая норма статьи 7 закона № 402-ФЗ. Переложить ответственность за состояние учёта целиком на бухгалтера не получится, а если спорные данные приняты к учёту по письменному распоряжению руководителя, за достоверность отчётности он отвечает единолично.</w:t>
        </w:r>
      </w:ins>
      <w:commentRangeEnd w:id="3"/>
      <w:r>
        <w:rPr>
          <w:rStyle w:val="af"/>
        </w:rPr>
        <w:commentReference w:id="3"/>
      </w:r>
    </w:p>
    <w:p w14:paraId="48AAF777" w14:textId="77777777" w:rsidR="00BB3EC5" w:rsidRPr="00A7115A" w:rsidRDefault="00000000">
      <w:pPr>
        <w:pStyle w:val="Compact"/>
        <w:numPr>
          <w:ilvl w:val="0"/>
          <w:numId w:val="2"/>
        </w:numPr>
        <w:spacing w:after="60"/>
        <w:rPr>
          <w:del w:id="20100" w:author="Claude" w:date="2026-10-05T00:00:00Z"/>
          <w:lang w:val="ru-RU"/>
        </w:rPr>
      </w:pPr>
      <w:del w:id="20097" w:author="Claude" w:date="2026-10-05T00:00:00Z">
        <w:r>
          <w:rPr>
            <w:b/>
            <w:bCs/>
            <w:lang w:val="ru-RU"/>
          </w:rPr>
          <w:delText xml:space="preserve">Организует учёт </w:delText>
        </w:r>
      </w:del>
      <w:del w:id="20098" w:author="Claude" w:date="2026-10-05T00:00:00Z">
        <w:r>
          <w:rPr>
            <w:b/>
            <w:bCs/>
            <w:lang w:val="ru-RU"/>
          </w:rPr>
          <w:delText xml:space="preserve">руководитель</w:delText>
        </w:r>
      </w:del>
      <w:del w:id="20099" w:author="Claude" w:date="2026-10-05T00:00:00Z">
        <w:r>
          <w:rPr>
            <w:lang w:val="ru-RU"/>
          </w:rPr>
          <w:delText xml:space="preserve"> — это прямая норма статьи 7 закона № 402-ФЗ. Переложить ответственность за состояние учёта целиком на бухгалтера не получится, а если спорные данные приняты к учёту по письменному распоряжению руководителя, за достоверность отчётности он отвечает единолично.</w:delText>
        </w:r>
      </w:del>
    </w:p>
    <w:p w14:paraId="61E47E60" w14:textId="77777777" w:rsidR="00BB3EC5" w:rsidRDefault="00000000">
      <w:pPr>
        <w:pStyle w:val="2"/>
      </w:pPr>
      <w:bookmarkStart w:id="5" w:name="содержание"/>
      <w:bookmarkEnd w:id="1"/>
      <w:proofErr w:type="spellStart"/>
      <w:r>
        <w:t>Содержание</w:t>
      </w:r>
      <w:proofErr w:type="spellEnd"/>
    </w:p>
    <w:p w14:paraId="15D1032B" w14:textId="77777777" w:rsidR="00BB3EC5" w:rsidRDefault="00000000">
      <w:pPr>
        <w:pStyle w:val="Compact"/>
        <w:numPr>
          <w:ilvl w:val="0"/>
          <w:numId w:val="3"/>
        </w:numPr>
        <w:spacing w:after="60"/>
      </w:pPr>
      <w:hyperlink w:anchor="prichiny">
        <w:r>
          <w:rPr>
            <w:rStyle w:val="ad"/>
          </w:rPr>
          <w:t>Почему возникают ошибки</w:t>
        </w:r>
      </w:hyperlink>
    </w:p>
    <w:p w14:paraId="0E733761" w14:textId="77777777" w:rsidR="00BB3EC5" w:rsidRPr="00A7115A" w:rsidRDefault="00000000">
      <w:pPr>
        <w:pStyle w:val="Compact"/>
        <w:numPr>
          <w:ilvl w:val="0"/>
          <w:numId w:val="3"/>
        </w:numPr>
        <w:spacing w:after="60"/>
        <w:rPr>
          <w:lang w:val="ru-RU"/>
        </w:rPr>
      </w:pPr>
      <w:hyperlink w:anchor="primery">
        <w:r>
          <w:rPr>
            <w:rStyle w:val="ad"/>
            <w:lang w:val="ru-RU"/>
          </w:rPr>
          <w:t xml:space="preserve">Примеры ошибок бухгалтера: </w:t>
        </w:r>
        <w:del w:id="20092" w:author="Claude" w:date="2026-10-05T00:00:00Z">
          <w:r>
            <w:rPr>
              <w:rStyle w:val="ad"/>
              <w:lang w:val="ru-RU"/>
            </w:rPr>
            <w:delText xml:space="preserve">девять</w:delText>
          </w:r>
        </w:del>
        <w:ins w:id="20093" w:author="Claude" w:date="2026-10-05T00:00:00Z">
          <w:r>
            <w:rPr>
              <w:rStyle w:val="ad"/>
              <w:lang w:val="ru-RU"/>
            </w:rPr>
            <w:t xml:space="preserve">восемь</w:t>
          </w:r>
        </w:ins>
        <w:r>
          <w:rPr>
            <w:rStyle w:val="ad"/>
            <w:lang w:val="ru-RU"/>
          </w:rPr>
          <w:t xml:space="preserve"> случаев из практики</w:t>
        </w:r>
      </w:hyperlink>
    </w:p>
    <w:p w14:paraId="752044E6" w14:textId="77777777" w:rsidR="00BB3EC5" w:rsidRDefault="00000000">
      <w:pPr>
        <w:pStyle w:val="Compact"/>
        <w:numPr>
          <w:ilvl w:val="0"/>
          <w:numId w:val="3"/>
        </w:numPr>
        <w:spacing w:after="60"/>
      </w:pPr>
      <w:hyperlink w:anchor="kak-ispravit">
        <w:r>
          <w:rPr>
            <w:rStyle w:val="ad"/>
          </w:rPr>
          <w:t>Как исправить ошибку в учёте</w:t>
        </w:r>
      </w:hyperlink>
    </w:p>
    <w:p w14:paraId="72002263" w14:textId="77777777" w:rsidR="00BB3EC5" w:rsidRDefault="00000000">
      <w:pPr>
        <w:pStyle w:val="Compact"/>
        <w:numPr>
          <w:ilvl w:val="0"/>
          <w:numId w:val="3"/>
        </w:numPr>
        <w:spacing w:after="60"/>
      </w:pPr>
      <w:hyperlink w:anchor="otvetstvennost">
        <w:r>
          <w:rPr>
            <w:rStyle w:val="ad"/>
          </w:rPr>
          <w:t>Ответственность за ошибки</w:t>
        </w:r>
      </w:hyperlink>
    </w:p>
    <w:p w14:paraId="0A343378" w14:textId="77777777" w:rsidR="00BB3EC5" w:rsidRDefault="00000000">
      <w:pPr>
        <w:pStyle w:val="Compact"/>
        <w:numPr>
          <w:ilvl w:val="0"/>
          <w:numId w:val="3"/>
        </w:numPr>
        <w:spacing w:after="60"/>
      </w:pPr>
      <w:hyperlink w:anchor="kak-izbezhat">
        <w:r>
          <w:rPr>
            <w:rStyle w:val="ad"/>
          </w:rPr>
          <w:t>Как избежать ошибок</w:t>
        </w:r>
      </w:hyperlink>
    </w:p>
    <w:p w14:paraId="0FA72DAE" w14:textId="77777777" w:rsidR="00BB3EC5" w:rsidRDefault="00000000">
      <w:pPr>
        <w:pStyle w:val="Compact"/>
        <w:numPr>
          <w:ilvl w:val="0"/>
          <w:numId w:val="3"/>
        </w:numPr>
        <w:spacing w:after="60"/>
      </w:pPr>
      <w:hyperlink w:anchor="faq">
        <w:r>
          <w:rPr>
            <w:rStyle w:val="ad"/>
          </w:rPr>
          <w:t>Вопрос-ответ</w:t>
        </w:r>
      </w:hyperlink>
    </w:p>
    <w:p w14:paraId="1B9030B3" w14:textId="77777777" w:rsidR="00BB3EC5" w:rsidRDefault="00000000">
      <w:pPr>
        <w:pStyle w:val="2"/>
      </w:pPr>
      <w:bookmarkStart w:id="6" w:name="prichiny"/>
      <w:bookmarkEnd w:id="5"/>
      <w:r>
        <w:t>Почему возникают ошибки</w:t>
      </w:r>
    </w:p>
    <w:p w14:paraId="05A8F742" w14:textId="77777777" w:rsidR="00BB3EC5" w:rsidRPr="00A7115A" w:rsidRDefault="00000000">
      <w:pPr>
        <w:pStyle w:val="FirstParagraph"/>
        <w:rPr>
          <w:lang w:val="ru-RU"/>
        </w:rPr>
      </w:pPr>
      <w:commentRangeStart w:id="4"/>
      <w:del w:id="20011" w:author="Claude" w:date="2026-10-05T00:00:00Z">
        <w:r>
          <w:rPr>
            <w:lang w:val="ru-RU"/>
          </w:rPr>
          <w:delText xml:space="preserve">Ошибки бухгалтера чаще связаны не с незнанием бухгалтерии, а с тем, как организована работа, поэтому устраняются они решениями руководителя.</w:delText>
        </w:r>
      </w:del>
      <w:ins w:id="20012" w:author="Claude" w:date="2026-10-05T00:00:00Z">
        <w:r>
          <w:rPr>
            <w:lang w:val="ru-RU"/>
          </w:rPr>
          <w:t xml:space="preserve">Зачастую ошибки бухгалтера обусловлены не недостатком профессиональных знаний, а несовершенством организации рабочего процесса; их устранение находится в зоне ответственности руководителя.</w:t>
        </w:r>
      </w:ins>
      <w:commentRangeEnd w:id="4"/>
      <w:r>
        <w:rPr>
          <w:rStyle w:val="af"/>
        </w:rPr>
        <w:commentReference w:id="4"/>
      </w:r>
    </w:p>
    <w:p w14:paraId="3E22433E" w14:textId="77777777" w:rsidR="00BB3EC5" w:rsidRPr="00A7115A" w:rsidRDefault="00000000">
      <w:pPr>
        <w:pStyle w:val="a0"/>
        <w:rPr>
          <w:lang w:val="ru-RU"/>
        </w:rPr>
      </w:pPr>
      <w:commentRangeStart w:id="5"/>
      <w:r>
        <w:rPr>
          <w:lang w:val="ru-RU"/>
        </w:rPr>
        <w:t xml:space="preserve">В малом и среднем бизнесе </w:t>
      </w:r>
      <w:del w:id="20013" w:author="Claude" w:date="2026-10-05T00:00:00Z">
        <w:r>
          <w:rPr>
            <w:lang w:val="ru-RU"/>
          </w:rPr>
          <w:delText xml:space="preserve">один человек нередко</w:delText>
        </w:r>
      </w:del>
      <w:ins w:id="20014" w:author="Claude" w:date="2026-10-05T00:00:00Z">
        <w:r>
          <w:rPr>
            <w:lang w:val="ru-RU"/>
          </w:rPr>
          <w:t xml:space="preserve">часто бухгалтер в одном лице</w:t>
        </w:r>
      </w:ins>
      <w:r>
        <w:rPr>
          <w:lang w:val="ru-RU"/>
        </w:rPr>
        <w:t xml:space="preserve"> ведёт учёт, начисляет зарплату, сдаёт отчётность и разбирает первичные документы. </w:t>
      </w:r>
      <w:del w:id="20015" w:author="Claude" w:date="2026-10-05T00:00:00Z">
        <w:r>
          <w:rPr>
            <w:lang w:val="ru-RU"/>
          </w:rPr>
          <w:delText xml:space="preserve">При таком объёме ошибка — вопрос времени, а не квалификации, и без</w:delText>
        </w:r>
      </w:del>
      <w:ins w:id="20016" w:author="Claude" w:date="2026-10-05T00:00:00Z">
        <w:r>
          <w:rPr>
            <w:lang w:val="ru-RU"/>
          </w:rPr>
          <w:t xml:space="preserve">Большой объём работы ведёт к появлению ошибок. Особенно при отсутствии</w:t>
        </w:r>
      </w:ins>
      <w:r>
        <w:rPr>
          <w:lang w:val="ru-RU"/>
        </w:rPr>
        <w:t xml:space="preserve"> внутреннего контроля</w:t>
      </w:r>
      <w:del w:id="20017" w:author="Claude" w:date="2026-10-05T00:00:00Z">
        <w:r>
          <w:rPr>
            <w:lang w:val="ru-RU"/>
          </w:rPr>
          <w:delText xml:space="preserve"> её некому заметить до того, как она попадёт в отчётность</w:delText>
        </w:r>
      </w:del>
      <w:r>
        <w:rPr>
          <w:lang w:val="ru-RU"/>
        </w:rPr>
        <w:t xml:space="preserve">.</w:t>
      </w:r>
      <w:commentRangeEnd w:id="5"/>
      <w:r>
        <w:rPr>
          <w:rStyle w:val="af"/>
        </w:rPr>
        <w:commentReference w:id="5"/>
      </w:r>
    </w:p>
    <w:p w14:paraId="437A7811" w14:textId="77777777" w:rsidR="00BB3EC5" w:rsidRPr="00A7115A" w:rsidRDefault="00000000">
      <w:pPr>
        <w:pStyle w:val="a0"/>
        <w:rPr>
          <w:lang w:val="ru-RU"/>
        </w:rPr>
      </w:pPr>
      <w:commentRangeStart w:id="6"/>
      <w:r>
        <w:rPr>
          <w:lang w:val="ru-RU"/>
        </w:rPr>
        <w:t xml:space="preserve">Вторая причина — </w:t>
      </w:r>
      <w:del w:id="20018" w:author="Claude" w:date="2026-10-05T00:00:00Z">
        <w:r>
          <w:rPr>
            <w:lang w:val="ru-RU"/>
          </w:rPr>
          <w:delText xml:space="preserve">первичные документы:</w:delText>
        </w:r>
      </w:del>
      <w:ins w:id="20019" w:author="Claude" w:date="2026-10-05T00:00:00Z">
        <w:r>
          <w:rPr>
            <w:lang w:val="ru-RU"/>
          </w:rPr>
          <w:t xml:space="preserve">несвоевременная передача первичных документов. Например,</w:t>
        </w:r>
      </w:ins>
      <w:r>
        <w:rPr>
          <w:lang w:val="ru-RU"/>
        </w:rPr>
        <w:t xml:space="preserve"> менеджер подписал акт в марте, а </w:t>
      </w:r>
      <w:del w:id="20020" w:author="Claude" w:date="2026-10-05T00:00:00Z">
        <w:r>
          <w:rPr>
            <w:lang w:val="ru-RU"/>
          </w:rPr>
          <w:delText xml:space="preserve">принёс</w:delText>
        </w:r>
      </w:del>
      <w:ins w:id="20021" w:author="Claude" w:date="2026-10-05T00:00:00Z">
        <w:r>
          <w:rPr>
            <w:lang w:val="ru-RU"/>
          </w:rPr>
          <w:t xml:space="preserve">передал</w:t>
        </w:r>
      </w:ins>
      <w:r>
        <w:rPr>
          <w:lang w:val="ru-RU"/>
        </w:rPr>
        <w:t xml:space="preserve"> его</w:t>
      </w:r>
      <w:ins w:id="20022" w:author="Claude" w:date="2026-10-05T00:00:00Z">
        <w:r>
          <w:rPr>
            <w:lang w:val="ru-RU"/>
          </w:rPr>
          <w:t xml:space="preserve"> в бухгалтерию только</w:t>
        </w:r>
      </w:ins>
      <w:r>
        <w:rPr>
          <w:lang w:val="ru-RU"/>
        </w:rPr>
        <w:t xml:space="preserve"> в июле. </w:t>
      </w:r>
      <w:del w:id="20023" w:author="Claude" w:date="2026-10-05T00:00:00Z">
        <w:r>
          <w:rPr>
            <w:lang w:val="ru-RU"/>
          </w:rPr>
          <w:delText xml:space="preserve">Учёт тогда отражает документы, которые дошли до бухгалтерии, а не реальные операции</w:delText>
        </w:r>
      </w:del>
      <w:ins w:id="20024" w:author="Claude" w:date="2026-10-05T00:00:00Z">
        <w:r>
          <w:rPr>
            <w:lang w:val="ru-RU"/>
          </w:rPr>
          <w:t xml:space="preserve">В результате в учёте есть разрыв между датой поступления документов и фактической датой совершения хозяйственных операций</w:t>
        </w:r>
      </w:ins>
      <w:r>
        <w:rPr>
          <w:lang w:val="ru-RU"/>
        </w:rPr>
        <w:t xml:space="preserve"> компании.</w:t>
      </w:r>
      <w:commentRangeEnd w:id="6"/>
      <w:r>
        <w:rPr>
          <w:rStyle w:val="af"/>
        </w:rPr>
        <w:commentReference w:id="6"/>
      </w:r>
    </w:p>
    <w:p w14:paraId="4C5CF626" w14:textId="77777777" w:rsidR="00BB3EC5" w:rsidRPr="00A7115A" w:rsidRDefault="00000000">
      <w:pPr>
        <w:pStyle w:val="a0"/>
        <w:rPr>
          <w:lang w:val="ru-RU"/>
        </w:rPr>
      </w:pPr>
      <w:commentRangeStart w:id="7"/>
      <w:r>
        <w:rPr>
          <w:lang w:val="ru-RU"/>
        </w:rPr>
        <w:t xml:space="preserve">Третья</w:t>
      </w:r>
      <w:ins w:id="20025" w:author="Claude" w:date="2026-10-05T00:00:00Z">
        <w:r>
          <w:rPr>
            <w:lang w:val="ru-RU"/>
          </w:rPr>
          <w:t xml:space="preserve"> причина</w:t>
        </w:r>
      </w:ins>
      <w:r>
        <w:rPr>
          <w:lang w:val="ru-RU"/>
        </w:rPr>
        <w:t xml:space="preserve"> — учёт ведётся </w:t>
      </w:r>
      <w:del w:id="20026" w:author="Claude" w:date="2026-10-05T00:00:00Z">
        <w:r>
          <w:rPr>
            <w:lang w:val="ru-RU"/>
          </w:rPr>
          <w:delText xml:space="preserve">ради</w:delText>
        </w:r>
      </w:del>
      <w:ins w:id="20027" w:author="Claude" w:date="2026-10-05T00:00:00Z">
        <w:r>
          <w:rPr>
            <w:lang w:val="ru-RU"/>
          </w:rPr>
          <w:t xml:space="preserve">для сдачи</w:t>
        </w:r>
      </w:ins>
      <w:r>
        <w:rPr>
          <w:lang w:val="ru-RU"/>
        </w:rPr>
        <w:t xml:space="preserve"> отчётности, а не </w:t>
      </w:r>
      <w:del w:id="20028" w:author="Claude" w:date="2026-10-05T00:00:00Z">
        <w:r>
          <w:rPr>
            <w:lang w:val="ru-RU"/>
          </w:rPr>
          <w:delText xml:space="preserve">ради</w:delText>
        </w:r>
      </w:del>
      <w:ins w:id="20029" w:author="Claude" w:date="2026-10-05T00:00:00Z">
        <w:r>
          <w:rPr>
            <w:lang w:val="ru-RU"/>
          </w:rPr>
          <w:t xml:space="preserve">для</w:t>
        </w:r>
      </w:ins>
      <w:r>
        <w:rPr>
          <w:lang w:val="ru-RU"/>
        </w:rPr>
        <w:t xml:space="preserve"> управления</w:t>
      </w:r>
      <w:del w:id="20030" w:author="Claude" w:date="2026-10-05T00:00:00Z">
        <w:r>
          <w:rPr>
            <w:lang w:val="ru-RU"/>
          </w:rPr>
          <w:delText xml:space="preserve">. Если</w:delText>
        </w:r>
      </w:del>
      <w:ins w:id="20031" w:author="Claude" w:date="2026-10-05T00:00:00Z">
        <w:r>
          <w:rPr>
            <w:lang w:val="ru-RU"/>
          </w:rPr>
          <w:t xml:space="preserve"> бизнесом. Когда</w:t>
        </w:r>
      </w:ins>
      <w:r>
        <w:rPr>
          <w:lang w:val="ru-RU"/>
        </w:rPr>
        <w:t xml:space="preserve"> собственник </w:t>
      </w:r>
      <w:del w:id="20032" w:author="Claude" w:date="2026-10-05T00:00:00Z">
        <w:r>
          <w:rPr>
            <w:lang w:val="ru-RU"/>
          </w:rPr>
          <w:delText xml:space="preserve">смотрит</w:delText>
        </w:r>
      </w:del>
      <w:ins w:id="20033" w:author="Claude" w:date="2026-10-05T00:00:00Z">
        <w:r>
          <w:rPr>
            <w:lang w:val="ru-RU"/>
          </w:rPr>
          <w:t xml:space="preserve">ориентируется</w:t>
        </w:r>
      </w:ins>
      <w:r>
        <w:rPr>
          <w:lang w:val="ru-RU"/>
        </w:rPr>
        <w:t xml:space="preserve"> только на </w:t>
      </w:r>
      <w:del w:id="20034" w:author="Claude" w:date="2026-10-05T00:00:00Z">
        <w:r>
          <w:rPr>
            <w:lang w:val="ru-RU"/>
          </w:rPr>
          <w:delText xml:space="preserve">деньги</w:delText>
        </w:r>
      </w:del>
      <w:ins w:id="20035" w:author="Claude" w:date="2026-10-05T00:00:00Z">
        <w:r>
          <w:rPr>
            <w:lang w:val="ru-RU"/>
          </w:rPr>
          <w:t xml:space="preserve">остаток денег</w:t>
        </w:r>
      </w:ins>
      <w:r>
        <w:rPr>
          <w:lang w:val="ru-RU"/>
        </w:rPr>
        <w:t xml:space="preserve"> на расчётном счёте, ошибки в себестоимости и </w:t>
      </w:r>
      <w:ins w:id="20036" w:author="Claude" w:date="2026-10-05T00:00:00Z">
        <w:r>
          <w:rPr>
            <w:lang w:val="ru-RU"/>
          </w:rPr>
          <w:t xml:space="preserve">складских </w:t>
        </w:r>
      </w:ins>
      <w:r>
        <w:rPr>
          <w:lang w:val="ru-RU"/>
        </w:rPr>
        <w:t xml:space="preserve">остатках</w:t>
      </w:r>
      <w:ins w:id="20037" w:author="Claude" w:date="2026-10-05T00:00:00Z">
        <w:r>
          <w:rPr>
            <w:lang w:val="ru-RU"/>
          </w:rPr>
          <w:t xml:space="preserve"> могут</w:t>
        </w:r>
      </w:ins>
      <w:r>
        <w:rPr>
          <w:lang w:val="ru-RU"/>
        </w:rPr>
        <w:t xml:space="preserve"> годами </w:t>
      </w:r>
      <w:del w:id="20038" w:author="Claude" w:date="2026-10-05T00:00:00Z">
        <w:r>
          <w:rPr>
            <w:lang w:val="ru-RU"/>
          </w:rPr>
          <w:delText xml:space="preserve">никто не замечает</w:delText>
        </w:r>
      </w:del>
      <w:ins w:id="20039" w:author="Claude" w:date="2026-10-05T00:00:00Z">
        <w:r>
          <w:rPr>
            <w:lang w:val="ru-RU"/>
          </w:rPr>
          <w:t xml:space="preserve">оставаться незамеченными</w:t>
        </w:r>
      </w:ins>
      <w:r>
        <w:rPr>
          <w:lang w:val="ru-RU"/>
        </w:rPr>
        <w:t xml:space="preserve">. А</w:t>
      </w:r>
      <w:ins w:id="20040" w:author="Claude" w:date="2026-10-05T00:00:00Z">
        <w:r>
          <w:rPr>
            <w:lang w:val="ru-RU"/>
          </w:rPr>
          <w:t xml:space="preserve"> типовая</w:t>
        </w:r>
      </w:ins>
      <w:r>
        <w:rPr>
          <w:lang w:val="ru-RU"/>
        </w:rPr>
        <w:t xml:space="preserve"> учётная политика, </w:t>
      </w:r>
      <w:del w:id="20041" w:author="Claude" w:date="2026-10-05T00:00:00Z">
        <w:r>
          <w:rPr>
            <w:lang w:val="ru-RU"/>
          </w:rPr>
          <w:delText xml:space="preserve">составленная</w:delText>
        </w:r>
      </w:del>
      <w:ins w:id="20042" w:author="Claude" w:date="2026-10-05T00:00:00Z">
        <w:r>
          <w:rPr>
            <w:lang w:val="ru-RU"/>
          </w:rPr>
          <w:t xml:space="preserve">сделанная</w:t>
        </w:r>
      </w:ins>
      <w:r>
        <w:rPr>
          <w:lang w:val="ru-RU"/>
        </w:rPr>
        <w:t xml:space="preserve"> по</w:t>
      </w:r>
      <w:del w:id="20043" w:author="Claude" w:date="2026-10-05T00:00:00Z">
        <w:r>
          <w:rPr>
            <w:lang w:val="ru-RU"/>
          </w:rPr>
          <w:delText xml:space="preserve"> типовому</w:delText>
        </w:r>
      </w:del>
      <w:r>
        <w:rPr>
          <w:lang w:val="ru-RU"/>
        </w:rPr>
        <w:t xml:space="preserve"> шаблону, приводит к тому, что </w:t>
      </w:r>
      <w:del w:id="20044" w:author="Claude" w:date="2026-10-05T00:00:00Z">
        <w:r>
          <w:rPr>
            <w:lang w:val="ru-RU"/>
          </w:rPr>
          <w:delText xml:space="preserve">спорные ситуации</w:delText>
        </w:r>
      </w:del>
      <w:ins w:id="20045" w:author="Claude" w:date="2026-10-05T00:00:00Z">
        <w:r>
          <w:rPr>
            <w:lang w:val="ru-RU"/>
          </w:rPr>
          <w:t xml:space="preserve">в спорных ситуациях решения</w:t>
        </w:r>
      </w:ins>
      <w:r>
        <w:rPr>
          <w:lang w:val="ru-RU"/>
        </w:rPr>
        <w:t xml:space="preserve"> каждый раз </w:t>
      </w:r>
      <w:del w:id="20046" w:author="Claude" w:date="2026-10-05T00:00:00Z">
        <w:r>
          <w:rPr>
            <w:lang w:val="ru-RU"/>
          </w:rPr>
          <w:delText xml:space="preserve">решаются</w:delText>
        </w:r>
      </w:del>
      <w:ins w:id="20047" w:author="Claude" w:date="2026-10-05T00:00:00Z">
        <w:r>
          <w:rPr>
            <w:lang w:val="ru-RU"/>
          </w:rPr>
          <w:t xml:space="preserve">принимаются</w:t>
        </w:r>
      </w:ins>
      <w:r>
        <w:rPr>
          <w:lang w:val="ru-RU"/>
        </w:rPr>
        <w:t xml:space="preserve"> по-разному.</w:t>
      </w:r>
      <w:commentRangeEnd w:id="7"/>
      <w:r>
        <w:rPr>
          <w:rStyle w:val="af"/>
        </w:rPr>
        <w:commentReference w:id="7"/>
      </w:r>
    </w:p>
    <w:p w14:paraId="255BDEB5" w14:textId="77777777" w:rsidR="00BB3EC5" w:rsidRPr="00A7115A" w:rsidRDefault="00000000">
      <w:pPr>
        <w:pStyle w:val="a0"/>
        <w:rPr>
          <w:ins w:id="20048" w:author="Claude" w:date="2026-10-05T00:00:00Z"/>
          <w:lang w:val="ru-RU"/>
        </w:rPr>
      </w:pPr>
      <w:commentRangeStart w:id="8"/>
      <w:ins w:id="20049" w:author="Claude" w:date="2026-10-05T00:00:00Z">
        <w:r>
          <w:rPr>
            <w:lang w:val="ru-RU"/>
          </w:rPr>
          <w:t xml:space="preserve">Наконец, большое количество нормативных изменений. За последние 3–4 года только в отношении стандартов бухучёта было множество изменений (ПБУ заменены на ФСБУ): в 2022 году — по основным средствам, аренде и документообороту, в 2024-м — по нематериальным активам, в 2025-м — по отчётности и инвентаризации, а с 2027 года вступят в силу новые стандарты по доходам и расходам. Из-за нехватки времени на обучение бухгалтер незаметно для себя и руководства отстаёт от актуальных нормативных требований.</w:t>
        </w:r>
      </w:ins>
      <w:commentRangeEnd w:id="8"/>
      <w:r>
        <w:rPr>
          <w:rStyle w:val="af"/>
        </w:rPr>
        <w:commentReference w:id="8"/>
      </w:r>
    </w:p>
    <w:p w14:paraId="255BDEB5" w14:textId="77777777" w:rsidR="00BB3EC5" w:rsidRPr="00A7115A" w:rsidRDefault="00000000">
      <w:pPr>
        <w:pStyle w:val="a0"/>
        <w:rPr>
          <w:del w:id="20053" w:author="Claude" w:date="2026-10-05T00:00:00Z"/>
          <w:lang w:val="ru-RU"/>
        </w:rPr>
      </w:pPr>
      <w:del w:id="20050" w:author="Claude" w:date="2026-10-05T00:00:00Z">
        <w:r>
          <w:rPr>
            <w:lang w:val="ru-RU"/>
          </w:rPr>
          <w:delText xml:space="preserve">Наконец, меняются </w:delText>
        </w:r>
      </w:del>
      <w:del w:id="20051" w:author="Claude" w:date="2026-10-05T00:00:00Z">
        <w:r>
          <w:rPr>
            <w:lang w:val="ru-RU"/>
          </w:rPr>
          <w:delText xml:space="preserve">сами</w:delText>
        </w:r>
      </w:del>
      <w:del w:id="20052" w:author="Claude" w:date="2026-10-05T00:00:00Z">
        <w:r>
          <w:rPr>
            <w:lang w:val="ru-RU"/>
          </w:rPr>
          <w:delText xml:space="preserve"> правила. С отчётности за 2025 год ПБУ 4/99 заменил ФСБУ 4/2023, с отчётности за 2027 год вступают ФСБУ 9/2025 «Доходы» и ФСБУ 10/2026 «Расходы». Бухгалтер, у которого нет времени на обучение, отстаёт от норм незаметно — и для себя, и для руководителя.</w:delText>
        </w:r>
      </w:del>
    </w:p>
    <w:p w14:paraId="507B837F" w14:textId="77777777" w:rsidR="00BB3EC5" w:rsidRPr="00A7115A" w:rsidRDefault="00000000">
      <w:pPr>
        <w:pStyle w:val="2"/>
        <w:rPr>
          <w:lang w:val="ru-RU"/>
        </w:rPr>
      </w:pPr>
      <w:bookmarkStart w:id="13" w:name="primery"/>
      <w:bookmarkEnd w:id="6"/>
      <w:commentRangeStart w:id="21"/>
      <w:r>
        <w:rPr>
          <w:lang w:val="ru-RU"/>
        </w:rPr>
        <w:t xml:space="preserve">Примеры ошибок бухгалтера: </w:t>
      </w:r>
      <w:del w:id="20054" w:author="Claude" w:date="2026-10-05T00:00:00Z">
        <w:r>
          <w:rPr>
            <w:lang w:val="ru-RU"/>
          </w:rPr>
          <w:delText xml:space="preserve">девять</w:delText>
        </w:r>
      </w:del>
      <w:ins w:id="20055" w:author="Claude" w:date="2026-10-05T00:00:00Z">
        <w:r>
          <w:rPr>
            <w:lang w:val="ru-RU"/>
          </w:rPr>
          <w:t xml:space="preserve">восемь</w:t>
        </w:r>
      </w:ins>
      <w:r>
        <w:rPr>
          <w:lang w:val="ru-RU"/>
        </w:rPr>
        <w:t xml:space="preserve"> случаев из практики аудита</w:t>
      </w:r>
      <w:commentRangeEnd w:id="21"/>
      <w:r>
        <w:rPr>
          <w:rStyle w:val="af"/>
        </w:rPr>
        <w:commentReference w:id="21"/>
      </w:r>
    </w:p>
    <w:p w14:paraId="2D706C64" w14:textId="77777777" w:rsidR="00BB3EC5" w:rsidRPr="00A7115A" w:rsidRDefault="00000000">
      <w:pPr>
        <w:pStyle w:val="3"/>
        <w:rPr>
          <w:lang w:val="ru-RU"/>
        </w:rPr>
      </w:pPr>
      <w:bookmarkStart w:id="14" w:name="зависшие-подотчётные-суммы"/>
      <w:r w:rsidRPr="00A7115A">
        <w:rPr>
          <w:lang w:val="ru-RU"/>
        </w:rPr>
        <w:t>1. Зависшие подотчётные суммы</w:t>
      </w:r>
    </w:p>
    <w:p w14:paraId="4CFAF638" w14:textId="77777777" w:rsidR="00BB3EC5" w:rsidRPr="00A7115A" w:rsidRDefault="00000000">
      <w:pPr>
        <w:pStyle w:val="FirstParagraph"/>
        <w:rPr>
          <w:lang w:val="ru-RU"/>
        </w:rPr>
      </w:pPr>
      <w:commentRangeStart w:id="9"/>
      <w:r>
        <w:rPr>
          <w:lang w:val="ru-RU"/>
        </w:rPr>
        <w:t xml:space="preserve">Деньги выданы под отчёт, авансового отчёта нет, остаток годами числится на счёте 71 — иногда это миллионы рублей. Если расходование не подтверждено документами, налоговая признаёт эти суммы доходом работника и доначисляет НДФЛ и страховые взносы. </w:t>
      </w:r>
      <w:del w:id="20056" w:author="Claude" w:date="2026-10-05T00:00:00Z">
        <w:r>
          <w:rPr>
            <w:lang w:val="ru-RU"/>
          </w:rPr>
          <w:delText xml:space="preserve">Минфин занимает эту позицию последовательно (например, в письме от 01.02.2018 № 03-04-06/5808), суды</w:delText>
        </w:r>
      </w:del>
      <w:ins w:id="20057" w:author="Claude" w:date="2026-10-05T00:00:00Z">
        <w:r>
          <w:rPr>
            <w:lang w:val="ru-RU"/>
          </w:rPr>
          <w:t xml:space="preserve">Суды</w:t>
        </w:r>
      </w:ins>
      <w:r>
        <w:rPr>
          <w:lang w:val="ru-RU"/>
        </w:rPr>
        <w:t xml:space="preserve"> в большинстве случаев её поддерживают.</w:t>
      </w:r>
      <w:commentRangeEnd w:id="9"/>
      <w:r>
        <w:rPr>
          <w:rStyle w:val="af"/>
        </w:rPr>
        <w:commentReference w:id="9"/>
      </w:r>
    </w:p>
    <w:p w14:paraId="52C49D88" w14:textId="77777777" w:rsidR="00BB3EC5" w:rsidRPr="00A7115A" w:rsidRDefault="00000000">
      <w:pPr>
        <w:pStyle w:val="a0"/>
        <w:rPr>
          <w:lang w:val="ru-RU"/>
        </w:rPr>
      </w:pPr>
      <w:commentRangeStart w:id="10"/>
      <w:del w:id="20058" w:author="Claude" w:date="2026-10-05T00:00:00Z">
        <w:r>
          <w:rPr>
            <w:lang w:val="ru-RU"/>
          </w:rPr>
          <w:delText xml:space="preserve">Решение здесь за собственником: установить</w:delText>
        </w:r>
      </w:del>
      <w:ins w:id="20059" w:author="Claude" w:date="2026-10-05T00:00:00Z">
        <w:r>
          <w:rPr>
            <w:lang w:val="ru-RU"/>
          </w:rPr>
          <w:t xml:space="preserve">Собственнику необходимо</w:t>
        </w:r>
      </w:ins>
      <w:r>
        <w:rPr>
          <w:lang w:val="ru-RU"/>
        </w:rPr>
        <w:t xml:space="preserve"> приказом</w:t>
      </w:r>
      <w:ins w:id="20060" w:author="Claude" w:date="2026-10-05T00:00:00Z">
        <w:r>
          <w:rPr>
            <w:lang w:val="ru-RU"/>
          </w:rPr>
          <w:t xml:space="preserve"> закрепить</w:t>
        </w:r>
      </w:ins>
      <w:r>
        <w:rPr>
          <w:lang w:val="ru-RU"/>
        </w:rPr>
        <w:t xml:space="preserve"> срок сдачи авансового отчёта и </w:t>
      </w:r>
      <w:del w:id="20061" w:author="Claude" w:date="2026-10-05T00:00:00Z">
        <w:r>
          <w:rPr>
            <w:lang w:val="ru-RU"/>
          </w:rPr>
          <w:delText xml:space="preserve">не выдавать</w:delText>
        </w:r>
      </w:del>
      <w:ins w:id="20062" w:author="Claude" w:date="2026-10-05T00:00:00Z">
        <w:r>
          <w:rPr>
            <w:lang w:val="ru-RU"/>
          </w:rPr>
          <w:t xml:space="preserve">правило:</w:t>
        </w:r>
      </w:ins>
      <w:r>
        <w:rPr>
          <w:lang w:val="ru-RU"/>
        </w:rPr>
        <w:t xml:space="preserve"> новые суммы</w:t>
      </w:r>
      <w:ins w:id="20063" w:author="Claude" w:date="2026-10-05T00:00:00Z">
        <w:r>
          <w:rPr>
            <w:lang w:val="ru-RU"/>
          </w:rPr>
          <w:t xml:space="preserve"> не выдаются</w:t>
        </w:r>
      </w:ins>
      <w:r>
        <w:rPr>
          <w:lang w:val="ru-RU"/>
        </w:rPr>
        <w:t xml:space="preserve">, пока не закрыты старые.</w:t>
      </w:r>
      <w:commentRangeEnd w:id="10"/>
      <w:r>
        <w:rPr>
          <w:rStyle w:val="af"/>
        </w:rPr>
        <w:commentReference w:id="10"/>
      </w:r>
    </w:p>
    <w:p w14:paraId="5BDC466B" w14:textId="77777777" w:rsidR="00BB3EC5" w:rsidRPr="00A7115A" w:rsidRDefault="00000000">
      <w:pPr>
        <w:pStyle w:val="3"/>
        <w:rPr>
          <w:lang w:val="ru-RU"/>
        </w:rPr>
      </w:pPr>
      <w:bookmarkStart w:id="17" w:name="X56cf0b19e787d6f458eb0e0a3493d869ea29268"/>
      <w:bookmarkEnd w:id="14"/>
      <w:r w:rsidRPr="00A7115A">
        <w:rPr>
          <w:lang w:val="ru-RU"/>
        </w:rPr>
        <w:t>2. Беспроцентные займы учредителю и внутри группы</w:t>
      </w:r>
    </w:p>
    <w:p w14:paraId="2C8652CF" w14:textId="77777777" w:rsidR="00BB3EC5" w:rsidRPr="00A7115A" w:rsidRDefault="00000000">
      <w:pPr>
        <w:pStyle w:val="FirstParagraph"/>
        <w:rPr>
          <w:lang w:val="ru-RU"/>
        </w:rPr>
      </w:pPr>
      <w:commentRangeStart w:id="11"/>
      <w:r>
        <w:rPr>
          <w:lang w:val="ru-RU"/>
        </w:rPr>
        <w:t xml:space="preserve">Заём выдан, срок возврата продлевается из года в год, проценты не начисляются, внутри группы деньги передаются по цепочке и не возвращаются. Налоговая рассматривает такие операции как вывод прибыли без налогообложения. Если заём переквалифицируют в дивиденды или в выплату директору, компании доначислят НДФЛ, а во втором случае — и страховые взносы. Займы между взаимозависимыми компаниями на спецрежимах налоговая может рассматривать как признак дробления бизнеса.</w:t>
      </w:r>
      <w:del w:id="20064" w:author="Claude" w:date="2026-10-05T00:00:00Z">
        <w:r>
          <w:rPr>
            <w:lang w:val="ru-RU"/>
          </w:rPr>
          <w:delText xml:space="preserve"> Даже когда заём настоящий, у учредителя, как правило, возникает материальная выгода от экономии на процентах, с которой нужно исчислить и удержать НДФЛ (статья 212 НК РФ).</w:delText>
        </w:r>
      </w:del>
      <w:commentRangeEnd w:id="11"/>
      <w:r>
        <w:rPr>
          <w:rStyle w:val="af"/>
        </w:rPr>
        <w:commentReference w:id="11"/>
      </w:r>
    </w:p>
    <w:p w14:paraId="3823A42B" w14:textId="77777777" w:rsidR="00BB3EC5" w:rsidRPr="00A7115A" w:rsidRDefault="00000000">
      <w:pPr>
        <w:pStyle w:val="3"/>
        <w:rPr>
          <w:lang w:val="ru-RU"/>
        </w:rPr>
      </w:pPr>
      <w:bookmarkStart w:id="21" w:name="отрицательные-остатки"/>
      <w:bookmarkEnd w:id="17"/>
      <w:commentRangeStart w:id="12"/>
      <w:r>
        <w:rPr>
          <w:lang w:val="ru-RU"/>
        </w:rPr>
        <w:t xml:space="preserve">3. Отрицательные остатки</w:t>
      </w:r>
      <w:ins w:id="20065" w:author="Claude" w:date="2026-10-05T00:00:00Z">
        <w:r>
          <w:rPr>
            <w:lang w:val="ru-RU"/>
          </w:rPr>
          <w:t xml:space="preserve"> по счетам учёта</w:t>
        </w:r>
      </w:ins>
      <w:commentRangeEnd w:id="12"/>
      <w:r>
        <w:rPr>
          <w:rStyle w:val="af"/>
        </w:rPr>
        <w:commentReference w:id="12"/>
      </w:r>
    </w:p>
    <w:p w14:paraId="4A5DDEB6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>В учёте списано больше материалов, товаров или готовой продукции, чем было оприходовано. Значит, либо не отражён приход, либо завышен расход: в первом случае может быть занижена выручка, во втором — налог на прибыль. Если такие ошибки повторяются, налоговая может квалифицировать их как грубое нарушение правил учёта по статье 120 НК РФ: к нему относится, в частности, систематическое (два раза и более в течение года) неправильное отражение операций на счетах бухучёта.</w:t>
      </w:r>
    </w:p>
    <w:p w14:paraId="0E35C4D6" w14:textId="77777777" w:rsidR="00BB3EC5" w:rsidRPr="00A7115A" w:rsidRDefault="00000000">
      <w:pPr>
        <w:pStyle w:val="3"/>
        <w:rPr>
          <w:lang w:val="ru-RU"/>
        </w:rPr>
      </w:pPr>
      <w:bookmarkStart w:id="23" w:name="Xf5ba6d394522cfe19de63bfc200bae4dca13d7a"/>
      <w:bookmarkEnd w:id="21"/>
      <w:r w:rsidRPr="00A7115A">
        <w:rPr>
          <w:lang w:val="ru-RU"/>
        </w:rPr>
        <w:t>4. Первичные документы без обязательных реквизитов</w:t>
      </w:r>
    </w:p>
    <w:p w14:paraId="3FCCFB9E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>Акт без даты, накладная без должности подписавшего, подпись неизвестного лица. Статья 9 закона № 402-ФЗ устанавливает семь обязательных реквизитов: наименование документа, дату составления, наименование организации, содержание факта хозяйственной жизни, его величину в натуральном или денежном измерении с указанием единиц измерения, должность лица, совершившего операцию и ответственного за её оформление, и подпись этого лица с указанием фамилии и инициалов. Если реквизита нет, налоговая может отказать в признании расходов и вычетов, которые основаны на этом документе.</w:t>
      </w:r>
    </w:p>
    <w:p w14:paraId="35DDA6E1" w14:textId="77777777" w:rsidR="00BB3EC5" w:rsidRPr="00A7115A" w:rsidRDefault="00000000">
      <w:pPr>
        <w:pStyle w:val="3"/>
        <w:rPr>
          <w:lang w:val="ru-RU"/>
        </w:rPr>
      </w:pPr>
      <w:bookmarkStart w:id="24" w:name="дубли-контрагентов-и-договоров"/>
      <w:bookmarkEnd w:id="23"/>
      <w:r w:rsidRPr="00A7115A">
        <w:rPr>
          <w:lang w:val="ru-RU"/>
        </w:rPr>
        <w:t>5. Дубли контрагентов и договоров</w:t>
      </w:r>
    </w:p>
    <w:p w14:paraId="1357CE59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>Один поставщик заведён в базе трижды, оплата разнесена по одному договору, отгрузка — по другому. В отчётности появляется несуществующая дебиторская и кредиторская задолженность, и компания рискует заплатить дважды или потерять право требования. Обнаруживается это при сверке расчётов с контрагентами.</w:t>
      </w:r>
    </w:p>
    <w:p w14:paraId="2A93E02F" w14:textId="77777777" w:rsidR="00BB3EC5" w:rsidRPr="00A7115A" w:rsidRDefault="00000000">
      <w:pPr>
        <w:pStyle w:val="3"/>
        <w:rPr>
          <w:lang w:val="ru-RU"/>
        </w:rPr>
      </w:pPr>
      <w:bookmarkStart w:id="25" w:name="Xe3b1c8d4989071d79e4e4d177b61e2303f31196"/>
      <w:bookmarkEnd w:id="24"/>
      <w:r w:rsidRPr="00A7115A">
        <w:rPr>
          <w:lang w:val="ru-RU"/>
        </w:rPr>
        <w:lastRenderedPageBreak/>
        <w:t>6. Учёт по правилам, которые уже не действуют</w:t>
      </w:r>
    </w:p>
    <w:p w14:paraId="060C393A" w14:textId="77777777" w:rsidR="00BB3EC5" w:rsidRPr="00A7115A" w:rsidRDefault="00000000">
      <w:pPr>
        <w:pStyle w:val="FirstParagraph"/>
        <w:rPr>
          <w:lang w:val="ru-RU"/>
        </w:rPr>
      </w:pPr>
      <w:commentRangeStart w:id="13"/>
      <w:r>
        <w:rPr>
          <w:lang w:val="ru-RU"/>
        </w:rPr>
        <w:t xml:space="preserve">Сроки полезного использования основных средств не пересматриваются, аренда учитывается по старым правилам, инвентаризация проходит формально. В результате баланс перестаёт отражать </w:t>
      </w:r>
      <w:del w:id="20066" w:author="Claude" w:date="2026-10-05T00:00:00Z">
        <w:r>
          <w:rPr>
            <w:lang w:val="ru-RU"/>
          </w:rPr>
          <w:delText xml:space="preserve">реальное имущество</w:delText>
        </w:r>
      </w:del>
      <w:ins w:id="20067" w:author="Claude" w:date="2026-10-05T00:00:00Z">
        <w:r>
          <w:rPr>
            <w:lang w:val="ru-RU"/>
          </w:rPr>
          <w:t xml:space="preserve">реальную стоимость активов</w:t>
        </w:r>
      </w:ins>
      <w:r>
        <w:rPr>
          <w:lang w:val="ru-RU"/>
        </w:rPr>
        <w:t xml:space="preserve">: здание, купленное двадцать лет назад, числится по нулевой остаточной стоимости, хотя стоит кратно больше (пример иллюстративный). Для компании, которая берёт кредит, привлекает инвестора или готовится к продаже, недостоверный баланс означает худшие условия сделки или её срыв.</w:t>
      </w:r>
      <w:commentRangeEnd w:id="13"/>
      <w:r>
        <w:rPr>
          <w:rStyle w:val="af"/>
        </w:rPr>
        <w:commentReference w:id="13"/>
      </w:r>
    </w:p>
    <w:p w14:paraId="1DFC2ADB" w14:textId="77777777" w:rsidR="00BB3EC5" w:rsidRPr="00A7115A" w:rsidRDefault="00000000">
      <w:pPr>
        <w:pStyle w:val="3"/>
        <w:rPr>
          <w:lang w:val="ru-RU"/>
        </w:rPr>
      </w:pPr>
      <w:bookmarkEnd w:id="25"/>
      <w:r w:rsidRPr="00A7115A">
        <w:rPr>
          <w:lang w:val="ru-RU"/>
        </w:rPr>
        <w:t>7. Неверно рассчитанная себестоимость</w:t>
      </w:r>
    </w:p>
    <w:p w14:paraId="6E04E3A8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>Производственные расходы распределяются «на глаз», часть затрат оседает в общехозяйственных, часть не попадает в учёт вовсе. Налоговый риск — искажённая база по налогу на прибыль. Управленческий — собственник не знает реальной маржинальности и принимает решения о ценах и ассортименте по неверным цифрам. Второй риск обычно обходится дороже первого.</w:t>
      </w:r>
    </w:p>
    <w:p w14:paraId="4C9E848A" w14:textId="77777777" w:rsidR="00BB3EC5" w:rsidRPr="00A7115A" w:rsidRDefault="00000000">
      <w:pPr>
        <w:pStyle w:val="3"/>
        <w:rPr>
          <w:del w:id="20069" w:author="Claude" w:date="2026-10-05T00:00:00Z"/>
          <w:lang w:val="ru-RU"/>
        </w:rPr>
      </w:pPr>
      <w:del w:id="20068" w:author="Claude" w:date="2026-10-05T00:00:00Z">
        <w:r>
          <w:rPr>
            <w:lang w:val="ru-RU"/>
          </w:rPr>
          <w:delText xml:space="preserve">8. Нарушения кассовой дисциплины</w:delText>
        </w:r>
      </w:del>
    </w:p>
    <w:p w14:paraId="784F7A2C" w14:textId="77777777" w:rsidR="00BB3EC5" w:rsidRPr="00A7115A" w:rsidRDefault="00000000">
      <w:pPr>
        <w:pStyle w:val="FirstParagraph"/>
        <w:rPr>
          <w:del w:id="20071" w:author="Claude" w:date="2026-10-05T00:00:00Z"/>
          <w:lang w:val="ru-RU"/>
        </w:rPr>
      </w:pPr>
      <w:del w:id="20070" w:author="Claude" w:date="2026-10-05T00:00:00Z">
        <w:r>
          <w:rPr>
            <w:lang w:val="ru-RU"/>
          </w:rPr>
          <w:delText xml:space="preserve">Наличные расчёты между юрлицами свыше 100 000 рублей по одному договору, неоприходованная выручка, превышение лимита остатка кассы. Лимит наличных расчётов установлен пунктом 4 Указания Банка России от 09.12.2019 № 5348-У. Штраф по статье 15.1 КоАП РФ — от 4 000 до 5 000 рублей для должностного лица и от 40 000 до 50 000 рублей для организации.</w:delText>
        </w:r>
      </w:del>
    </w:p>
    <w:p w14:paraId="1C0ED43C" w14:textId="77777777" w:rsidR="00BB3EC5" w:rsidRPr="00A7115A" w:rsidRDefault="00000000">
      <w:pPr>
        <w:pStyle w:val="3"/>
        <w:rPr>
          <w:lang w:val="ru-RU"/>
        </w:rPr>
      </w:pPr>
      <w:bookmarkStart w:id="30" w:name="ошибки-в-зарплате-ндфл-и-взносах"/>
      <w:commentRangeStart w:id="14"/>
      <w:del w:id="20072" w:author="Claude" w:date="2026-10-05T00:00:00Z">
        <w:r>
          <w:rPr>
            <w:lang w:val="ru-RU"/>
          </w:rPr>
          <w:delText xml:space="preserve">9</w:delText>
        </w:r>
      </w:del>
      <w:ins w:id="20073" w:author="Claude" w:date="2026-10-05T00:00:00Z">
        <w:r>
          <w:rPr>
            <w:lang w:val="ru-RU"/>
          </w:rPr>
          <w:t xml:space="preserve">8</w:t>
        </w:r>
      </w:ins>
      <w:r>
        <w:rPr>
          <w:lang w:val="ru-RU"/>
        </w:rPr>
        <w:t xml:space="preserve">. Ошибки в зарплате, НДФЛ и взносах</w:t>
      </w:r>
      <w:commentRangeEnd w:id="14"/>
      <w:r>
        <w:rPr>
          <w:rStyle w:val="af"/>
        </w:rPr>
        <w:commentReference w:id="14"/>
      </w:r>
    </w:p>
    <w:p w14:paraId="7FF0CB26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>Неверно рассчитаны отпускные, не удержан НДФЛ с облагаемых выплат, пропущены сроки уплаты взносов. Последствия — недоимка, пени, штраф по статье 122 НК РФ, а при систематических нарушениях — проверка трудовой инспекции и споры с работниками.</w:t>
      </w:r>
    </w:p>
    <w:p w14:paraId="53AE6A56" w14:textId="77777777" w:rsidR="00BB3EC5" w:rsidRPr="00A7115A" w:rsidRDefault="00000000">
      <w:pPr>
        <w:pStyle w:val="2"/>
        <w:rPr>
          <w:lang w:val="ru-RU"/>
        </w:rPr>
      </w:pPr>
      <w:bookmarkStart w:id="31" w:name="kak-ispravit"/>
      <w:bookmarkEnd w:id="13"/>
      <w:bookmarkEnd w:id="30"/>
      <w:r w:rsidRPr="00A7115A">
        <w:rPr>
          <w:lang w:val="ru-RU"/>
        </w:rPr>
        <w:t>Как исправить ошибку в учёте</w:t>
      </w:r>
    </w:p>
    <w:p w14:paraId="6532570E" w14:textId="77777777" w:rsidR="00BB3EC5" w:rsidRPr="00A7115A" w:rsidRDefault="00000000">
      <w:pPr>
        <w:pStyle w:val="FirstParagraph"/>
        <w:rPr>
          <w:lang w:val="ru-RU"/>
        </w:rPr>
      </w:pPr>
      <w:commentRangeStart w:id="15"/>
      <w:r>
        <w:rPr>
          <w:lang w:val="ru-RU"/>
        </w:rPr>
        <w:t xml:space="preserve">Порядок установлен ПБУ 22/2010, которое приравнено к федеральному стандарту. Способ исправления зависит от того, насколько ошибка существенна</w:t>
      </w:r>
      <w:del w:id="20074" w:author="Claude" w:date="2026-10-05T00:00:00Z">
        <w:r>
          <w:rPr>
            <w:lang w:val="ru-RU"/>
          </w:rPr>
          <w:delText xml:space="preserve"> и</w:delText>
        </w:r>
      </w:del>
      <w:ins w:id="20075" w:author="Claude" w:date="2026-10-05T00:00:00Z">
        <w:r>
          <w:rPr>
            <w:lang w:val="ru-RU"/>
          </w:rPr>
          <w:t xml:space="preserve">,</w:t>
        </w:r>
      </w:ins>
      <w:r>
        <w:rPr>
          <w:lang w:val="ru-RU"/>
        </w:rPr>
        <w:t xml:space="preserve"> когда она обнаружена</w:t>
      </w:r>
      <w:ins w:id="20076" w:author="Claude" w:date="2026-10-05T00:00:00Z">
        <w:r>
          <w:rPr>
            <w:lang w:val="ru-RU"/>
          </w:rPr>
          <w:t xml:space="preserve">, а также имеет ли компания право на упрощённые способы ведения учёта</w:t>
        </w:r>
      </w:ins>
      <w:r>
        <w:rPr>
          <w:lang w:val="ru-RU"/>
        </w:rPr>
        <w:t xml:space="preserve">.</w:t>
      </w:r>
      <w:commentRangeEnd w:id="15"/>
      <w:r>
        <w:rPr>
          <w:rStyle w:val="af"/>
        </w:rPr>
        <w:commentReference w:id="15"/>
      </w:r>
    </w:p>
    <w:tbl>
      <w:tblPr>
        <w:tblStyle w:val="Table"/>
        <w:tblW w:w="9638" w:type="dxa"/>
        <w:tblLook w:val="0020" w:firstRow="1" w:lastRow="0" w:firstColumn="0" w:lastColumn="0" w:noHBand="0" w:noVBand="0"/>
      </w:tblPr>
      <w:tblGrid>
        <w:gridCol w:w="3466"/>
        <w:gridCol w:w="6172"/>
      </w:tblGrid>
      <w:tr w:rsidR="00BB3EC5" w14:paraId="2B241FE6" w14:textId="77777777" w:rsidTr="00BB3E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2B0EA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Когда обнаружена ошибка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9F260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Как исправляется</w:t>
            </w:r>
          </w:p>
        </w:tc>
      </w:tr>
      <w:tr w:rsidR="00BB3EC5" w14:paraId="3CD572B9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877EC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В текущем году, до 31 декабря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6982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Записями в месяце обнаружения</w:t>
            </w:r>
          </w:p>
        </w:tc>
      </w:tr>
      <w:tr w:rsidR="00BB3EC5" w:rsidRPr="00A7115A" w14:paraId="7282320F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EFC85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После 31 декабря, до подписания отчётности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A67EF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Записями за декабрь отчётного года</w:t>
            </w:r>
          </w:p>
        </w:tc>
      </w:tr>
      <w:tr w:rsidR="00BB3EC5" w:rsidRPr="00A7115A" w14:paraId="68C014A3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75B6B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Существенная ошибка прошлого года, до утверждения отчётности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AD5FE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Записями за декабрь прошлого года; исправленная отчётность направляется всем, кто получил первоначальную</w:t>
            </w:r>
          </w:p>
        </w:tc>
      </w:tr>
      <w:tr w:rsidR="00BB3EC5" w:rsidRPr="00A7115A" w14:paraId="03CC97C2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4A73A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Существенная ошибка прошлого года, после утверждения отчётности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03921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Записями текущего периода через счёт 84 с ретроспективным пересчётом сравнительных показателей; утверждённая отчётность не пересматривается</w:t>
            </w:r>
          </w:p>
        </w:tc>
      </w:tr>
      <w:tr w:rsidR="00BB3EC5" w:rsidRPr="00A7115A" w14:paraId="2C0BA7AE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6AF30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Несущественная ошибка прошлого года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BA9BD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Записями в месяце обнаружения, через прочие доходы или расходы</w:t>
            </w:r>
          </w:p>
        </w:tc>
      </w:tr>
    </w:tbl>
    <w:p w14:paraId="562C86E4" w14:textId="77777777" w:rsidR="00BB3EC5" w:rsidRPr="00A7115A" w:rsidRDefault="00000000">
      <w:pPr>
        <w:pStyle w:val="a0"/>
        <w:spacing w:before="200"/>
        <w:rPr>
          <w:lang w:val="ru-RU"/>
        </w:rPr>
      </w:pPr>
      <w:r w:rsidRPr="00A7115A">
        <w:rPr>
          <w:lang w:val="ru-RU"/>
        </w:rPr>
        <w:t>Критерий существенности компания определяет сама и закрепляет в учётной политике.</w:t>
      </w:r>
    </w:p>
    <w:p w14:paraId="053FBA04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lang w:val="ru-RU"/>
        </w:rPr>
        <w:t xml:space="preserve">Если ошибка затронула налоги, одних исправительных записей мало — нужна уточнённая декларация. Статья 81 НК РФ освобождает от штрафа, если она подана до того, как налоговая обнаружила занижение или назначила выездную проверку, и на едином налоговом счёте к этому моменту есть положительное сальдо, покрывающее недоимку и </w:t>
      </w:r>
      <w:r w:rsidRPr="00A7115A">
        <w:rPr>
          <w:lang w:val="ru-RU"/>
        </w:rPr>
        <w:lastRenderedPageBreak/>
        <w:t>пени. Поэтому последовательность важна: сначала пополнить ЕНС, затем подать уточнённую декларацию.</w:t>
      </w:r>
    </w:p>
    <w:p w14:paraId="78CFCF1E" w14:textId="77777777" w:rsidR="00BB3EC5" w:rsidRPr="00A7115A" w:rsidRDefault="00000000">
      <w:pPr>
        <w:pStyle w:val="2"/>
        <w:rPr>
          <w:lang w:val="ru-RU"/>
        </w:rPr>
      </w:pPr>
      <w:bookmarkStart w:id="33" w:name="otvetstvennost"/>
      <w:bookmarkEnd w:id="31"/>
      <w:r w:rsidRPr="00A7115A">
        <w:rPr>
          <w:lang w:val="ru-RU"/>
        </w:rPr>
        <w:t>Ответственность за ошибки</w:t>
      </w:r>
    </w:p>
    <w:p w14:paraId="57499D6B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b/>
          <w:bCs/>
          <w:lang w:val="ru-RU"/>
        </w:rPr>
        <w:t>Штрафы по Налоговому кодексу платит организация, а не бухгалтер.</w:t>
      </w:r>
      <w:r w:rsidRPr="00A7115A">
        <w:rPr>
          <w:lang w:val="ru-RU"/>
        </w:rPr>
        <w:t xml:space="preserve"> Личная ответственность сотрудника наступает по трудовому, административному и уголовному законодательству, и у каждого вида свои основания, суммы и сроки.</w:t>
      </w:r>
    </w:p>
    <w:p w14:paraId="3E2904E3" w14:textId="77777777" w:rsidR="00BB3EC5" w:rsidRPr="00A7115A" w:rsidRDefault="00000000">
      <w:pPr>
        <w:pStyle w:val="3"/>
        <w:rPr>
          <w:lang w:val="ru-RU"/>
        </w:rPr>
      </w:pPr>
      <w:bookmarkStart w:id="34" w:name="дисциплинарная-ответственность"/>
      <w:r w:rsidRPr="00A7115A">
        <w:rPr>
          <w:lang w:val="ru-RU"/>
        </w:rPr>
        <w:t>Дисциплинарная ответственность</w:t>
      </w:r>
    </w:p>
    <w:p w14:paraId="46AD4B56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>Статья 192 ТК РФ даёт работодателю три меры: замечание, выговор и увольнение. Лишение премии дисциплинарным взысканием не является.</w:t>
      </w:r>
    </w:p>
    <w:p w14:paraId="012FF80A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lang w:val="ru-RU"/>
        </w:rPr>
        <w:t>Главного бухгалтера можно уволить по пункту 9 части 1 статьи 81 ТК РФ — за необоснованное решение, повлёкшее нарушение сохранности имущества, его неправомерное использование или иной ущерб. С декабря 2024 года это основание распространяется и на главных бухгалтеров филиалов и представительств, но рядового бухгалтера по нему уволить нельзя.</w:t>
      </w:r>
    </w:p>
    <w:p w14:paraId="284B4A49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lang w:val="ru-RU"/>
        </w:rPr>
        <w:t>Взыскание применяется не позднее месяца со дня обнаружения проступка и не позднее шести месяцев со дня его совершения. Если нарушение выявлено ревизией, проверкой финансово-хозяйственной деятельности или аудитом, второй срок составляет два года (статья 193 ТК РФ). Перед взысканием нужно затребовать письменное объяснение и дать на него два рабочих дня.</w:t>
      </w:r>
    </w:p>
    <w:p w14:paraId="6B6DA444" w14:textId="77777777" w:rsidR="00BB3EC5" w:rsidRPr="00A7115A" w:rsidRDefault="00000000">
      <w:pPr>
        <w:pStyle w:val="3"/>
        <w:rPr>
          <w:lang w:val="ru-RU"/>
        </w:rPr>
      </w:pPr>
      <w:bookmarkStart w:id="35" w:name="материальная-ответственность"/>
      <w:bookmarkEnd w:id="34"/>
      <w:r w:rsidRPr="00A7115A">
        <w:rPr>
          <w:lang w:val="ru-RU"/>
        </w:rPr>
        <w:t>Материальная ответственность</w:t>
      </w:r>
    </w:p>
    <w:p w14:paraId="6843B08F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 xml:space="preserve">По общему правилу работник отвечает в пределах среднего месячного заработка (статья 241 ТК РФ). Полная материальная ответственность главного бухгалтера возможна, только если она прямо предусмотрена трудовым договором (часть 2 статьи 243 ТК РФ). При этом возместить можно только </w:t>
      </w:r>
      <w:r w:rsidRPr="00A7115A">
        <w:rPr>
          <w:b/>
          <w:bCs/>
          <w:lang w:val="ru-RU"/>
        </w:rPr>
        <w:t>прямой действительный ущерб</w:t>
      </w:r>
      <w:r w:rsidRPr="00A7115A">
        <w:rPr>
          <w:lang w:val="ru-RU"/>
        </w:rPr>
        <w:t xml:space="preserve"> — реальное уменьшение имущества или затраты на его восстановление. Упущенная выгода не взыскивается (статья 238 ТК РФ).</w:t>
      </w:r>
    </w:p>
    <w:p w14:paraId="07D95D1B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lang w:val="ru-RU"/>
        </w:rPr>
        <w:t>Налоговый штраф, начисленный компании, взыскать с бухгалтера, как правило, не получится. Суды общей юрисдикции исходят из того, что штраф — ответственность организации за её собственное правонарушение, а не ущерб, причинённый работником (например, определение Седьмого кассационного суда общей юрисдикции от 12.09.2023 по делу № 8Г-15149/2023). Единой позиции Верховного Суда именно по налоговым штрафам нет.</w:t>
      </w:r>
    </w:p>
    <w:p w14:paraId="38D591A7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lang w:val="ru-RU"/>
        </w:rPr>
        <w:t>Обратиться в суд работодатель может в течение года со дня обнаружения ущерба (статья 392 ТК РФ), а провести проверку с истребованием письменного объяснения обязан, даже если работник уже уволился.</w:t>
      </w:r>
    </w:p>
    <w:p w14:paraId="74417A06" w14:textId="77777777" w:rsidR="00BB3EC5" w:rsidRPr="00A7115A" w:rsidRDefault="00000000">
      <w:pPr>
        <w:pStyle w:val="3"/>
        <w:rPr>
          <w:lang w:val="ru-RU"/>
        </w:rPr>
      </w:pPr>
      <w:bookmarkStart w:id="36" w:name="административная-ответственность"/>
      <w:bookmarkEnd w:id="35"/>
      <w:r w:rsidRPr="00A7115A">
        <w:rPr>
          <w:lang w:val="ru-RU"/>
        </w:rPr>
        <w:t>Административная ответственность</w:t>
      </w:r>
    </w:p>
    <w:p w14:paraId="0EF32787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>Главная норма — статья 15.11 КоАП РФ, грубое нарушение требований к бухучёту. Штраф на должностное лицо — от 5 000 до 10 000 рублей, при повторном нарушении от 10 000 до 20 000 рублей или дисквалификация на срок от года до двух.</w:t>
      </w:r>
    </w:p>
    <w:p w14:paraId="21401686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lang w:val="ru-RU"/>
        </w:rPr>
        <w:t>Грубым нарушением закон считает шесть ситуаций, и перечень закрытый (примечание 1 к статье 15.11 КоАП РФ):</w:t>
      </w:r>
    </w:p>
    <w:p w14:paraId="32ACDA2A" w14:textId="77777777" w:rsidR="00BB3EC5" w:rsidRPr="00A7115A" w:rsidRDefault="00000000">
      <w:pPr>
        <w:pStyle w:val="Compact"/>
        <w:numPr>
          <w:ilvl w:val="0"/>
          <w:numId w:val="4"/>
        </w:numPr>
        <w:spacing w:after="60"/>
        <w:rPr>
          <w:lang w:val="ru-RU"/>
        </w:rPr>
      </w:pPr>
      <w:r w:rsidRPr="00A7115A">
        <w:rPr>
          <w:lang w:val="ru-RU"/>
        </w:rPr>
        <w:t>занижение налогов и сборов не менее чем на 10% из-за искажения данных бухучёта;</w:t>
      </w:r>
    </w:p>
    <w:p w14:paraId="2C3A3BAD" w14:textId="77777777" w:rsidR="00BB3EC5" w:rsidRPr="00A7115A" w:rsidRDefault="00000000">
      <w:pPr>
        <w:pStyle w:val="Compact"/>
        <w:numPr>
          <w:ilvl w:val="0"/>
          <w:numId w:val="4"/>
        </w:numPr>
        <w:spacing w:after="60"/>
        <w:rPr>
          <w:lang w:val="ru-RU"/>
        </w:rPr>
      </w:pPr>
      <w:r w:rsidRPr="00A7115A">
        <w:rPr>
          <w:lang w:val="ru-RU"/>
        </w:rPr>
        <w:lastRenderedPageBreak/>
        <w:t>искажение любого показателя бухгалтерской отчётности в денежном измерении не менее чем на 10%;</w:t>
      </w:r>
    </w:p>
    <w:p w14:paraId="51101B16" w14:textId="77777777" w:rsidR="00BB3EC5" w:rsidRPr="00A7115A" w:rsidRDefault="00000000">
      <w:pPr>
        <w:pStyle w:val="Compact"/>
        <w:numPr>
          <w:ilvl w:val="0"/>
          <w:numId w:val="4"/>
        </w:numPr>
        <w:spacing w:after="60"/>
        <w:rPr>
          <w:lang w:val="ru-RU"/>
        </w:rPr>
      </w:pPr>
      <w:r w:rsidRPr="00A7115A">
        <w:rPr>
          <w:lang w:val="ru-RU"/>
        </w:rPr>
        <w:t>отражение в регистрах операции, которой не было, или мнимого либо притворного объекта учёта;</w:t>
      </w:r>
    </w:p>
    <w:p w14:paraId="71EC0084" w14:textId="77777777" w:rsidR="00BB3EC5" w:rsidRPr="00A7115A" w:rsidRDefault="00000000">
      <w:pPr>
        <w:pStyle w:val="Compact"/>
        <w:numPr>
          <w:ilvl w:val="0"/>
          <w:numId w:val="4"/>
        </w:numPr>
        <w:spacing w:after="60"/>
        <w:rPr>
          <w:lang w:val="ru-RU"/>
        </w:rPr>
      </w:pPr>
      <w:r w:rsidRPr="00A7115A">
        <w:rPr>
          <w:lang w:val="ru-RU"/>
        </w:rPr>
        <w:t>ведение счетов бухучёта вне применяемых регистров;</w:t>
      </w:r>
    </w:p>
    <w:p w14:paraId="05DCCCE1" w14:textId="77777777" w:rsidR="00BB3EC5" w:rsidRPr="00A7115A" w:rsidRDefault="00000000">
      <w:pPr>
        <w:pStyle w:val="Compact"/>
        <w:numPr>
          <w:ilvl w:val="0"/>
          <w:numId w:val="4"/>
        </w:numPr>
        <w:spacing w:after="60"/>
        <w:rPr>
          <w:lang w:val="ru-RU"/>
        </w:rPr>
      </w:pPr>
      <w:r w:rsidRPr="00A7115A">
        <w:rPr>
          <w:lang w:val="ru-RU"/>
        </w:rPr>
        <w:t>составление отчётности не на основе данных регистров;</w:t>
      </w:r>
    </w:p>
    <w:p w14:paraId="02AC9036" w14:textId="77777777" w:rsidR="00BB3EC5" w:rsidRPr="00A7115A" w:rsidRDefault="00000000">
      <w:pPr>
        <w:pStyle w:val="Compact"/>
        <w:numPr>
          <w:ilvl w:val="0"/>
          <w:numId w:val="4"/>
        </w:numPr>
        <w:spacing w:after="60"/>
        <w:rPr>
          <w:lang w:val="ru-RU"/>
        </w:rPr>
      </w:pPr>
      <w:r w:rsidRPr="00A7115A">
        <w:rPr>
          <w:lang w:val="ru-RU"/>
        </w:rPr>
        <w:t>отсутствие первичных документов, регистров, отчётности или аудиторского заключения (если аудит обязателен) в течение сроков хранения.</w:t>
      </w:r>
    </w:p>
    <w:p w14:paraId="31250B22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>На практике важны два примечания к этой статье.</w:t>
      </w:r>
    </w:p>
    <w:p w14:paraId="7528F4F0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b/>
          <w:bCs/>
          <w:lang w:val="ru-RU"/>
        </w:rPr>
        <w:t>Примечание 1.1</w:t>
      </w:r>
      <w:r w:rsidRPr="00A7115A">
        <w:rPr>
          <w:lang w:val="ru-RU"/>
        </w:rPr>
        <w:t xml:space="preserve"> освобождает от ответственности бухгалтера и компанию, которая ведёт учёт по договору, если искажение произошло из-за того, что первичные документы составлены другими лицами не в соответствии с реальными фактами или переданы не вовремя. Если менеджер принёс в июле акт за март, отвечает не бухгалтер.</w:t>
      </w:r>
    </w:p>
    <w:p w14:paraId="3F498702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b/>
          <w:bCs/>
          <w:lang w:val="ru-RU"/>
        </w:rPr>
        <w:t>Примечание 2</w:t>
      </w:r>
      <w:r w:rsidRPr="00A7115A">
        <w:rPr>
          <w:lang w:val="ru-RU"/>
        </w:rPr>
        <w:t xml:space="preserve"> освобождает должностное лицо от штрафа, если подана уточнённая декларация с уплатой налога и пеней либо ошибка исправлена в установленном порядке до утверждения отчётности. Своевременное исправление снимает и налоговый, и административный риск.</w:t>
      </w:r>
    </w:p>
    <w:p w14:paraId="02CD4041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lang w:val="ru-RU"/>
        </w:rPr>
        <w:t>За пропуск сроков сдачи деклараций, расчётов и сведений в СФР, а также за непредставление документов налоговой должностное лицо штрафуют на 300–500 рублей (статьи 15.5, 15.6, 15.33 КоАП РФ). Срок давности по нарушениям законодательства о бухучёте — два года со дня совершения (статья 4.5 КоАП РФ), поэтому нарушения, найденные аудитом за позапрошлый год, остаются наказуемыми.</w:t>
      </w:r>
    </w:p>
    <w:p w14:paraId="1726C001" w14:textId="77777777" w:rsidR="00BB3EC5" w:rsidRPr="00A7115A" w:rsidRDefault="00000000">
      <w:pPr>
        <w:pStyle w:val="3"/>
        <w:rPr>
          <w:lang w:val="ru-RU"/>
        </w:rPr>
      </w:pPr>
      <w:bookmarkStart w:id="37" w:name="уголовная-ответственность"/>
      <w:bookmarkEnd w:id="36"/>
      <w:r w:rsidRPr="00A7115A">
        <w:rPr>
          <w:lang w:val="ru-RU"/>
        </w:rPr>
        <w:t>Уголовная ответственность</w:t>
      </w:r>
    </w:p>
    <w:p w14:paraId="44A0974B" w14:textId="77777777" w:rsidR="00BB3EC5" w:rsidRPr="00A7115A" w:rsidRDefault="00000000">
      <w:pPr>
        <w:pStyle w:val="FirstParagraph"/>
        <w:rPr>
          <w:lang w:val="ru-RU"/>
        </w:rPr>
      </w:pPr>
      <w:commentRangeStart w:id="16"/>
      <w:del w:id="20077" w:author="Claude" w:date="2026-10-05T00:00:00Z">
        <w:r>
          <w:rPr>
            <w:lang w:val="ru-RU"/>
          </w:rPr>
          <w:delText xml:space="preserve">Пороги здесь высокие. </w:delText>
        </w:r>
      </w:del>
      <w:r>
        <w:rPr>
          <w:lang w:val="ru-RU"/>
        </w:rPr>
        <w:t xml:space="preserve">С апреля 2024 года по статьям 199 и 199.1 УК РФ крупным размером считается неуплата свыше 18 750 000 рублей за три финансовых года подряд, особо крупным — свыше 56 250 000 рублей. По статье 199.2 (сокрытие имущества, за счёт которого должна взыскиваться недоимка) пороги ниже — 3 500 000 и 13 500 000 рублей.</w:t>
      </w:r>
      <w:commentRangeEnd w:id="16"/>
      <w:r>
        <w:rPr>
          <w:rStyle w:val="af"/>
        </w:rPr>
        <w:commentReference w:id="16"/>
      </w:r>
    </w:p>
    <w:p w14:paraId="5FD8FA2D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lang w:val="ru-RU"/>
        </w:rPr>
        <w:t>Главный бухгалтер в перечне субъектов по статье 199, который приводит Пленум Верховного Суда (постановление от 26.11.2019 № 48), прямо не назван. Отвечать он может как лицо, уполномоченное подписывать налоговую отчётность, или как соучастник. Если преступление совершено впервые и недоимка, пени и штраф уплачены полностью, от уголовной ответственности освобождают (примечание 2 к статье 199 УК РФ).</w:t>
      </w:r>
    </w:p>
    <w:p w14:paraId="220279B3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b/>
          <w:bCs/>
          <w:lang w:val="ru-RU"/>
        </w:rPr>
        <w:t>Отдельно — субсидиарная ответственность при банкротстве.</w:t>
      </w:r>
      <w:r w:rsidRPr="00A7115A">
        <w:rPr>
          <w:lang w:val="ru-RU"/>
        </w:rPr>
        <w:t xml:space="preserve"> По деньгам для конкретного человека она может оказаться тяжелее уголовной. Сама должность главного бухгалтера или финансового директора не делает человека контролирующим лицом (пункт 5 постановления Пленума ВС РФ от 21.12.2017 № 53). Но если на него возложены организация учёта и хранение документов, а документы отсутствуют или искажены настолько, что это существенно затруднило банкротство, действует презумпция подпункта 2 пункта 2 статьи 61.11 закона о банкротстве. Поэтому передача учётной базы и первичных документов при смене бухгалтера — вопрос личной ответственности, а не формальность.</w:t>
      </w:r>
    </w:p>
    <w:p w14:paraId="54038A57" w14:textId="77777777" w:rsidR="00BB3EC5" w:rsidRPr="00A7115A" w:rsidRDefault="00000000">
      <w:pPr>
        <w:pStyle w:val="2"/>
        <w:rPr>
          <w:lang w:val="ru-RU"/>
        </w:rPr>
      </w:pPr>
      <w:bookmarkStart w:id="39" w:name="kak-izbezhat"/>
      <w:bookmarkEnd w:id="33"/>
      <w:bookmarkEnd w:id="37"/>
      <w:r w:rsidRPr="00A7115A">
        <w:rPr>
          <w:lang w:val="ru-RU"/>
        </w:rPr>
        <w:t>Как избежать ошибок</w:t>
      </w:r>
    </w:p>
    <w:p w14:paraId="26DEFBEE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>Все шесть мер, которые в нашей практике снижают число ошибок, — зона руководителя, а не бухгалтерии.</w:t>
      </w:r>
    </w:p>
    <w:p w14:paraId="5373A882" w14:textId="77777777" w:rsidR="00BB3EC5" w:rsidRPr="00A7115A" w:rsidRDefault="00000000">
      <w:pPr>
        <w:pStyle w:val="Compact"/>
        <w:numPr>
          <w:ilvl w:val="0"/>
          <w:numId w:val="5"/>
        </w:numPr>
        <w:spacing w:after="60"/>
        <w:rPr>
          <w:lang w:val="ru-RU"/>
        </w:rPr>
      </w:pPr>
      <w:commentRangeStart w:id="17"/>
      <w:r>
        <w:rPr>
          <w:b/>
          <w:bCs/>
          <w:lang w:val="ru-RU"/>
        </w:rPr>
        <w:t xml:space="preserve">Закрепите сроки передачи документов</w:t>
      </w:r>
      <w:r>
        <w:rPr>
          <w:lang w:val="ru-RU"/>
        </w:rPr>
        <w:t xml:space="preserve"> во внутреннем регламенте и свяжите их с премированием менеджеров: большая часть ошибок учёта начинается </w:t>
      </w:r>
      <w:del w:id="20078" w:author="Claude" w:date="2026-10-05T00:00:00Z">
        <w:r>
          <w:rPr>
            <w:lang w:val="ru-RU"/>
          </w:rPr>
          <w:delText xml:space="preserve">не в</w:delText>
        </w:r>
      </w:del>
      <w:ins w:id="20079" w:author="Claude" w:date="2026-10-05T00:00:00Z">
        <w:r>
          <w:rPr>
            <w:lang w:val="ru-RU"/>
          </w:rPr>
          <w:t xml:space="preserve">вне</w:t>
        </w:r>
      </w:ins>
      <w:r>
        <w:rPr>
          <w:lang w:val="ru-RU"/>
        </w:rPr>
        <w:t xml:space="preserve"> бухгалтерии.</w:t>
      </w:r>
      <w:commentRangeEnd w:id="17"/>
      <w:r>
        <w:rPr>
          <w:rStyle w:val="af"/>
        </w:rPr>
        <w:commentReference w:id="17"/>
      </w:r>
    </w:p>
    <w:p w14:paraId="17147545" w14:textId="77777777" w:rsidR="00BB3EC5" w:rsidRPr="00A7115A" w:rsidRDefault="00000000">
      <w:pPr>
        <w:pStyle w:val="Compact"/>
        <w:numPr>
          <w:ilvl w:val="0"/>
          <w:numId w:val="5"/>
        </w:numPr>
        <w:spacing w:after="60"/>
        <w:rPr>
          <w:lang w:val="ru-RU"/>
        </w:rPr>
      </w:pPr>
      <w:commentRangeStart w:id="18"/>
      <w:r>
        <w:rPr>
          <w:b/>
          <w:bCs/>
          <w:lang w:val="ru-RU"/>
        </w:rPr>
        <w:t xml:space="preserve">Приведите</w:t>
      </w:r>
      <w:ins w:id="20080" w:author="Claude" w:date="2026-10-05T00:00:00Z">
        <w:r>
          <w:rPr>
            <w:b/>
            <w:bCs/>
            <w:lang w:val="ru-RU"/>
          </w:rPr>
          <w:t xml:space="preserve"> вместе с главным бухгалтером</w:t>
        </w:r>
      </w:ins>
      <w:r>
        <w:rPr>
          <w:b/>
          <w:bCs/>
          <w:lang w:val="ru-RU"/>
        </w:rPr>
        <w:t xml:space="preserve"> учётную политику в соответствие с реальными операциями</w:t>
      </w:r>
      <w:r>
        <w:rPr>
          <w:lang w:val="ru-RU"/>
        </w:rPr>
        <w:t xml:space="preserve"> и пропишите в ней критерий существенности ошибки.</w:t>
      </w:r>
      <w:commentRangeEnd w:id="18"/>
      <w:r>
        <w:rPr>
          <w:rStyle w:val="af"/>
        </w:rPr>
        <w:commentReference w:id="18"/>
      </w:r>
    </w:p>
    <w:p w14:paraId="06E39D14" w14:textId="77777777" w:rsidR="00BB3EC5" w:rsidRPr="00EF2F5E" w:rsidRDefault="00000000">
      <w:pPr>
        <w:pStyle w:val="Compact"/>
        <w:numPr>
          <w:ilvl w:val="0"/>
          <w:numId w:val="5"/>
        </w:numPr>
        <w:spacing w:after="60"/>
        <w:rPr>
          <w:del w:id="20089" w:author="Claude" w:date="2026-10-05T00:00:00Z"/>
          <w:lang w:val="ru-RU"/>
        </w:rPr>
      </w:pPr>
      <w:del w:id="20084" w:author="Claude" w:date="2026-10-05T00:00:00Z">
        <w:r>
          <w:rPr>
            <w:b/>
            <w:bCs/>
            <w:lang w:val="ru-RU"/>
          </w:rPr>
          <w:delText xml:space="preserve">Разделите </w:delText>
        </w:r>
      </w:del>
      <w:del w:id="20085" w:author="Claude" w:date="2026-10-05T00:00:00Z">
        <w:r>
          <w:rPr>
            <w:b/>
            <w:bCs/>
            <w:lang w:val="ru-RU"/>
          </w:rPr>
          <w:delText xml:space="preserve">обязанности</w:delText>
        </w:r>
      </w:del>
      <w:del w:id="20086" w:author="Claude" w:date="2026-10-05T00:00:00Z">
        <w:r>
          <w:rPr>
            <w:b/>
            <w:bCs/>
            <w:lang w:val="ru-RU"/>
          </w:rPr>
          <w:delText xml:space="preserve">.</w:delText>
        </w:r>
      </w:del>
      <w:del w:id="20087" w:author="Claude" w:date="2026-10-05T00:00:00Z">
        <w:r>
          <w:rPr>
            <w:lang w:val="ru-RU"/>
          </w:rPr>
          <w:delText xml:space="preserve"> </w:delText>
        </w:r>
      </w:del>
      <w:del w:id="20088" w:author="Claude" w:date="2026-10-05T00:00:00Z">
        <w:r>
          <w:rPr>
            <w:lang w:val="ru-RU"/>
          </w:rPr>
          <w:delText xml:space="preserve">Один человек не должен одновременно заводить контрагента, проводить платёж и закрывать период.</w:delText>
        </w:r>
      </w:del>
    </w:p>
    <w:p w14:paraId="06E39D14" w14:textId="77777777" w:rsidR="00BB3EC5" w:rsidRPr="00EF2F5E" w:rsidRDefault="00000000">
      <w:pPr>
        <w:pStyle w:val="Compact"/>
        <w:numPr>
          <w:ilvl w:val="0"/>
          <w:numId w:val="5"/>
        </w:numPr>
        <w:spacing w:after="60"/>
        <w:rPr>
          <w:ins w:id="20081" w:author="Claude" w:date="2026-10-05T00:00:00Z"/>
          <w:lang w:val="ru-RU"/>
        </w:rPr>
      </w:pPr>
      <w:commentRangeStart w:id="19"/>
      <w:ins w:id="20082" w:author="Claude" w:date="2026-10-05T00:00:00Z">
        <w:r>
          <w:rPr>
            <w:b/>
            <w:bCs/>
            <w:lang w:val="ru-RU"/>
          </w:rPr>
          <w:t xml:space="preserve">Проведите оценку объёма обязанностей и количества работников бухгалтерии.</w:t>
        </w:r>
      </w:ins>
      <w:ins w:id="20094" w:author="Claude" w:date="2026-10-05T00:00:00Z">
        <w:r>
          <w:rPr>
            <w:lang w:val="ru-RU"/>
          </w:rPr>
          <w:t xml:space="preserve"> О том, как оценить объём работы, если главный бухгалтер просит повысить зарплату, мы писали в </w:t>
        </w:r>
      </w:ins>
      <w:hyperlink r:id="rIdArtZarplata">
        <w:ins w:id="20095" w:author="Claude" w:date="2026-10-05T00:00:00Z">
          <w:r>
            <w:rPr>
              <w:rStyle w:val="ad"/>
              <w:lang w:val="ru-RU"/>
            </w:rPr>
            <w:t xml:space="preserve">предыдущей статье</w:t>
          </w:r>
        </w:ins>
      </w:hyperlink>
      <w:ins w:id="20096" w:author="Claude" w:date="2026-10-05T00:00:00Z">
        <w:r>
          <w:rPr>
            <w:lang w:val="ru-RU"/>
          </w:rPr>
          <w:t xml:space="preserve">.</w:t>
        </w:r>
      </w:ins>
      <w:commentRangeEnd w:id="19"/>
      <w:r>
        <w:rPr>
          <w:rStyle w:val="af"/>
        </w:rPr>
        <w:commentReference w:id="19"/>
      </w:r>
    </w:p>
    <w:p w14:paraId="650DC6E7" w14:textId="77777777" w:rsidR="00BB3EC5" w:rsidRPr="00A7115A" w:rsidRDefault="00000000">
      <w:pPr>
        <w:pStyle w:val="Compact"/>
        <w:numPr>
          <w:ilvl w:val="0"/>
          <w:numId w:val="5"/>
        </w:numPr>
        <w:spacing w:after="60"/>
        <w:rPr>
          <w:lang w:val="ru-RU"/>
        </w:rPr>
      </w:pPr>
      <w:r w:rsidRPr="00A7115A">
        <w:rPr>
          <w:b/>
          <w:bCs/>
          <w:lang w:val="ru-RU"/>
        </w:rPr>
        <w:t>Проводите сверки с контрагентами и инвентаризацию по существу.</w:t>
      </w:r>
      <w:r w:rsidRPr="00A7115A">
        <w:rPr>
          <w:lang w:val="ru-RU"/>
        </w:rPr>
        <w:t xml:space="preserve"> Именно так обнаруживаются дубли, зависшая задолженность и отрицательные остатки.</w:t>
      </w:r>
    </w:p>
    <w:p w14:paraId="5C94866D" w14:textId="77777777" w:rsidR="00BB3EC5" w:rsidRPr="00A7115A" w:rsidRDefault="00000000">
      <w:pPr>
        <w:pStyle w:val="Compact"/>
        <w:numPr>
          <w:ilvl w:val="0"/>
          <w:numId w:val="5"/>
        </w:numPr>
        <w:spacing w:after="60"/>
        <w:rPr>
          <w:lang w:val="ru-RU"/>
        </w:rPr>
      </w:pPr>
      <w:r w:rsidRPr="00A7115A">
        <w:rPr>
          <w:b/>
          <w:bCs/>
          <w:lang w:val="ru-RU"/>
        </w:rPr>
        <w:t>Заложите время и бюджет на обучение бухгалтера.</w:t>
      </w:r>
      <w:r w:rsidRPr="00A7115A">
        <w:rPr>
          <w:lang w:val="ru-RU"/>
        </w:rPr>
        <w:t xml:space="preserve"> Правила учёта меняются каждый год, и отставание от них накапливается незаметно.</w:t>
      </w:r>
    </w:p>
    <w:p w14:paraId="48F5DCC3" w14:textId="77777777" w:rsidR="00BB3EC5" w:rsidRPr="00A7115A" w:rsidRDefault="00000000">
      <w:pPr>
        <w:pStyle w:val="Compact"/>
        <w:numPr>
          <w:ilvl w:val="0"/>
          <w:numId w:val="5"/>
        </w:numPr>
        <w:spacing w:after="60"/>
        <w:rPr>
          <w:lang w:val="ru-RU"/>
        </w:rPr>
      </w:pPr>
      <w:r w:rsidRPr="00A7115A">
        <w:rPr>
          <w:b/>
          <w:bCs/>
          <w:lang w:val="ru-RU"/>
        </w:rPr>
        <w:t>Раз в год проводите независимую проверку учёта</w:t>
      </w:r>
      <w:r w:rsidRPr="00A7115A">
        <w:rPr>
          <w:lang w:val="ru-RU"/>
        </w:rPr>
        <w:t>, даже если обязательный аудит вам не нужен. Инициативный аудит находит ошибки, пока их можно исправить без штрафов.</w:t>
      </w:r>
    </w:p>
    <w:p w14:paraId="1B230487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>Если вы не уверены, что в учёте порядок, начните с диагностики. Оставьте заявку на сайте — мы проверим учёт, покажем, где находятся риски, во сколько они могут обойтись и что можно исправить прямо сейчас.</w:t>
      </w:r>
    </w:p>
    <w:p w14:paraId="297160CC" w14:textId="77777777" w:rsidR="00BB3EC5" w:rsidRPr="00A7115A" w:rsidRDefault="00000000">
      <w:pPr>
        <w:pStyle w:val="2"/>
        <w:rPr>
          <w:lang w:val="ru-RU"/>
        </w:rPr>
      </w:pPr>
      <w:bookmarkStart w:id="43" w:name="faq"/>
      <w:bookmarkEnd w:id="39"/>
      <w:r w:rsidRPr="00A7115A">
        <w:rPr>
          <w:lang w:val="ru-RU"/>
        </w:rPr>
        <w:t>Вопрос-ответ</w:t>
      </w:r>
    </w:p>
    <w:p w14:paraId="7D9B3CF6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b/>
          <w:bCs/>
          <w:lang w:val="ru-RU"/>
        </w:rPr>
        <w:t>Что делать с ошибками, которые оставил прежний бухгалтер?</w:t>
      </w:r>
      <w:r w:rsidRPr="00A7115A">
        <w:rPr>
          <w:lang w:val="ru-RU"/>
        </w:rPr>
        <w:t xml:space="preserve"> Начать с независимой проверки учёта, чтобы оценить масштаб ошибок. Исправляются они по правилам ПБУ 22/2010, а если затронуты налоги — уточнённой декларацией: поданная до проверки, она освобождает от штрафа.</w:t>
      </w:r>
    </w:p>
    <w:p w14:paraId="477E94D0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b/>
          <w:bCs/>
          <w:lang w:val="ru-RU"/>
        </w:rPr>
        <w:t>Какой срок у налоговой, чтобы найти ошибку?</w:t>
      </w:r>
      <w:r w:rsidRPr="00A7115A">
        <w:rPr>
          <w:lang w:val="ru-RU"/>
        </w:rPr>
        <w:t xml:space="preserve"> Выездная проверка охватывает три календарных года, предшествующих году вынесения решения о её проведении, а с 2026 года — ещё и завершившиеся периоды текущего года. Срок давности по административным нарушениям в области бухучёта — два года со дня совершения.</w:t>
      </w:r>
    </w:p>
    <w:p w14:paraId="5E1FDBAF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b/>
          <w:bCs/>
          <w:lang w:val="ru-RU"/>
        </w:rPr>
        <w:t>Защищает ли аутсорсинг учёта от ответственности?</w:t>
      </w:r>
      <w:r w:rsidRPr="00A7115A">
        <w:rPr>
          <w:lang w:val="ru-RU"/>
        </w:rPr>
        <w:t xml:space="preserve"> Частично. Примечание 1.1 к статье 15.11 КоАП РФ прямо упоминает компанию, с которой заключён договор на ведение учёта. Но ответственность руководителя за организацию учёта и ответственность организации по Налоговому кодексу договор не переносит.</w:t>
      </w:r>
    </w:p>
    <w:p w14:paraId="073BA68A" w14:textId="77777777" w:rsidR="00BB3EC5" w:rsidRDefault="00000000">
      <w:pPr>
        <w:pStyle w:val="a0"/>
      </w:pPr>
      <w:commentRangeStart w:id="20"/>
      <w:r>
        <w:rPr>
          <w:b/>
          <w:bCs/>
          <w:lang w:val="ru-RU"/>
        </w:rPr>
        <w:t xml:space="preserve">Нужно ли сообщать в налоговую об ошибке, если налог не занижен?</w:t>
      </w:r>
      <w:r>
        <w:rPr>
          <w:lang w:val="ru-RU"/>
        </w:rPr>
        <w:t xml:space="preserve"> Нет. По статье 81 НК РФ уточнённая декларация обязательна, только если ошибка привела к занижению налога. </w:t>
      </w:r>
      <w:r>
        <w:t xml:space="preserve">В остальных случаях это право</w:t>
      </w:r>
      <w:ins w:id="20090" w:author="Claude" w:date="2026-10-05T00:00:00Z">
        <w:r>
          <w:t xml:space="preserve">, а не обязанность</w:t>
        </w:r>
      </w:ins>
      <w:r>
        <w:t xml:space="preserve">.</w:t>
      </w:r>
      <w:commentRangeEnd w:id="20"/>
      <w:r>
        <w:rPr>
          <w:rStyle w:val="af"/>
        </w:rPr>
        <w:commentReference w:id="20"/>
      </w:r>
    </w:p>
    <w:p w14:paraId="1670A712" w14:textId="77777777" w:rsidR="00BB3EC5" w:rsidRDefault="00000000">
      <w:pPr>
        <w:pStyle w:val="2"/>
      </w:pPr>
      <w:bookmarkStart w:id="45" w:name="источники"/>
      <w:bookmarkEnd w:id="43"/>
      <w:r>
        <w:t>Источники</w:t>
      </w:r>
    </w:p>
    <w:tbl>
      <w:tblPr>
        <w:tblStyle w:val="Table"/>
        <w:tblW w:w="9638" w:type="dxa"/>
        <w:tblLook w:val="0020" w:firstRow="1" w:lastRow="0" w:firstColumn="0" w:lastColumn="0" w:noHBand="0" w:noVBand="0"/>
      </w:tblPr>
      <w:tblGrid>
        <w:gridCol w:w="4055"/>
        <w:gridCol w:w="5583"/>
      </w:tblGrid>
      <w:tr w:rsidR="00BB3EC5" w14:paraId="652AD29B" w14:textId="77777777" w:rsidTr="00BB3E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61415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Что подтверждает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D72D3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Документ</w:t>
            </w:r>
          </w:p>
        </w:tc>
      </w:tr>
      <w:tr w:rsidR="00BB3EC5" w:rsidRPr="00A7115A" w14:paraId="2B9DAD13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E68DD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Организация учёта, обязательные реквизиты первичных документов, сроки хранения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9B6FD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Федеральный закон от 06.12.2011 № 402-ФЗ, ст. 7, 9, 29</w:t>
            </w:r>
          </w:p>
        </w:tc>
      </w:tr>
      <w:tr w:rsidR="00BB3EC5" w:rsidRPr="00A7115A" w14:paraId="0B5065CF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58F56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Порядок исправления ошибок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8C37C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ПБУ 22/2010, утв. приказом Минфина России от 28.06.2010 № 63н</w:t>
            </w:r>
          </w:p>
        </w:tc>
      </w:tr>
      <w:tr w:rsidR="00BB3EC5" w14:paraId="6EB4D14D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E701F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Уточнённая декларация и освобождение от штрафа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01867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Ст. 81 НК РФ</w:t>
            </w:r>
          </w:p>
        </w:tc>
      </w:tr>
      <w:tr w:rsidR="00BB3EC5" w14:paraId="4B550FDC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E656B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Штрафы для организации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589D1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Ст. 119, 120, 122 НК РФ</w:t>
            </w:r>
          </w:p>
        </w:tc>
      </w:tr>
      <w:tr w:rsidR="00BB3EC5" w14:paraId="01BDE75D" w14:textId="77777777" w:rsidTr="00BB3EC5">
        <w:trPr>
          <w:cantSplit/>
          <w:del w:id="20105" w:author="Claude" w:date="2026-10-05T00:00:00Z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E4B5B" w14:textId="77777777" w:rsidR="00BB3EC5" w:rsidRDefault="00000000">
            <w:pPr>
              <w:pStyle w:val="Compact"/>
              <w:spacing w:line="240" w:lineRule="auto"/>
              <w:rPr>
                <w:del w:id="20102" w:author="Claude" w:date="2026-10-05T00:00:00Z"/>
              </w:rPr>
            </w:pPr>
            <w:commentRangeStart w:id="23"/>
            <w:del w:id="20101" w:author="Claude" w:date="2026-10-05T00:00:00Z">
              <w:r>
                <w:rPr>
                  <w:sz w:val="20"/>
                </w:rPr>
                <w:delText xml:space="preserve">Материальная выгода по беспроцентным займам</w:delText>
              </w:r>
            </w:del>
            <w:commentRangeEnd w:id="23"/>
            <w:r>
              <w:rPr>
                <w:rStyle w:val="af"/>
              </w:rPr>
              <w:commentReference w:id="23"/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DB321" w14:textId="77777777" w:rsidR="00BB3EC5" w:rsidRDefault="00000000">
            <w:pPr>
              <w:pStyle w:val="Compact"/>
              <w:spacing w:line="240" w:lineRule="auto"/>
              <w:rPr>
                <w:del w:id="20104" w:author="Claude" w:date="2026-10-05T00:00:00Z"/>
              </w:rPr>
            </w:pPr>
            <w:del w:id="20103" w:author="Claude" w:date="2026-10-05T00:00:00Z">
              <w:r>
                <w:rPr>
                  <w:sz w:val="20"/>
                </w:rPr>
                <w:delText xml:space="preserve">Ст. 212 НК РФ</w:delText>
              </w:r>
            </w:del>
          </w:p>
        </w:tc>
      </w:tr>
      <w:tr w:rsidR="00BB3EC5" w14:paraId="56485244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17D53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Грубое нарушение требований к бухучёту, примечания 1, 1.1 и 2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1CF3E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Ст. 15.11 КоАП РФ</w:t>
            </w:r>
          </w:p>
        </w:tc>
      </w:tr>
      <w:tr w:rsidR="00BB3EC5" w:rsidRPr="00A7115A" w14:paraId="07394AA2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8E541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Прочие административные составы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FAD54" w14:textId="77777777" w:rsidR="00BB3EC5" w:rsidRDefault="00000000">
            <w:pPr>
              <w:pStyle w:val="Compact"/>
              <w:spacing w:line="240" w:lineRule="auto"/>
            </w:pPr>
            <w:commentRangeStart w:id="22"/>
            <w:r>
              <w:rPr>
                <w:sz w:val="20"/>
              </w:rPr>
              <w:t xml:space="preserve">Ст.</w:t>
            </w:r>
            <w:del w:id="20091" w:author="Claude" w:date="2026-10-05T00:00:00Z">
              <w:r>
                <w:rPr>
                  <w:sz w:val="20"/>
                </w:rPr>
                <w:delText xml:space="preserve"> 15.1,</w:delText>
              </w:r>
            </w:del>
            <w:r>
              <w:rPr>
                <w:sz w:val="20"/>
              </w:rPr>
              <w:t xml:space="preserve"> 15.5, 15.6, 15.33 КоАП РФ; срок давности — ст. 4.5 КоАП РФ</w:t>
            </w:r>
            <w:commentRangeEnd w:id="22"/>
            <w:r>
              <w:rPr>
                <w:rStyle w:val="af"/>
              </w:rPr>
              <w:commentReference w:id="22"/>
            </w:r>
          </w:p>
        </w:tc>
      </w:tr>
      <w:tr w:rsidR="00BB3EC5" w14:paraId="2DAD15D3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0D788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Дисциплинарная ответственность и сроки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95C77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Ст. 192, 193, п. 9 ч. 1 ст. 81 ТК РФ (в ред. Федерального закона от 13.12.2024 № 470-ФЗ)</w:t>
            </w:r>
          </w:p>
        </w:tc>
      </w:tr>
      <w:tr w:rsidR="00BB3EC5" w14:paraId="38ACE4C2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B1C43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Материальная ответственность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823A9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Ст. 238, 241, 243, 392 ТК РФ</w:t>
            </w:r>
          </w:p>
        </w:tc>
      </w:tr>
      <w:tr w:rsidR="00BB3EC5" w:rsidRPr="00A7115A" w14:paraId="0866C232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0C290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Взыскание штрафов с работника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4F137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Определение Седьмого кассационного суда общей юрисдикции от 12.09.2023 по делу № 8Г-15149/2023</w:t>
            </w:r>
          </w:p>
        </w:tc>
      </w:tr>
      <w:tr w:rsidR="00BB3EC5" w:rsidRPr="00A7115A" w14:paraId="5D29BD13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4AB57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Уголовная ответственность и пороги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E04C5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Ст. 199, 199.1, 199.2 УК РФ (в ред. Федерального закона от 06.04.2024 № 79-ФЗ); Постановление Пленума ВС РФ от 26.11.2019 № 48</w:t>
            </w:r>
          </w:p>
        </w:tc>
      </w:tr>
      <w:tr w:rsidR="00BB3EC5" w:rsidRPr="00A7115A" w14:paraId="1D0A4036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774FF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Субсидиарная ответственность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00E1D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Ст. 61.11 Федерального закона от 26.10.2002 № 127-ФЗ; Постановление Пленума ВС РФ от 21.12.2017 № 53</w:t>
            </w:r>
          </w:p>
        </w:tc>
      </w:tr>
      <w:tr w:rsidR="00BB3EC5" w:rsidRPr="00A7115A" w14:paraId="2F8D7F60" w14:textId="77777777" w:rsidTr="00BB3EC5">
        <w:trPr>
          <w:cantSplit/>
          <w:del w:id="20110" w:author="Claude" w:date="2026-10-05T00:00:00Z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E0AA5" w14:textId="77777777" w:rsidR="00BB3EC5" w:rsidRDefault="00000000">
            <w:pPr>
              <w:pStyle w:val="Compact"/>
              <w:spacing w:line="240" w:lineRule="auto"/>
              <w:rPr>
                <w:del w:id="20107" w:author="Claude" w:date="2026-10-05T00:00:00Z"/>
              </w:rPr>
            </w:pPr>
            <w:commentRangeStart w:id="24"/>
            <w:del w:id="20106" w:author="Claude" w:date="2026-10-05T00:00:00Z">
              <w:r>
                <w:rPr>
                  <w:sz w:val="20"/>
                </w:rPr>
                <w:delText xml:space="preserve">Лимит наличных расчётов</w:delText>
              </w:r>
            </w:del>
            <w:commentRangeEnd w:id="24"/>
            <w:r>
              <w:rPr>
                <w:rStyle w:val="af"/>
              </w:rPr>
              <w:commentReference w:id="24"/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B2A2B" w14:textId="77777777" w:rsidR="00BB3EC5" w:rsidRDefault="00000000">
            <w:pPr>
              <w:pStyle w:val="Compact"/>
              <w:spacing w:line="240" w:lineRule="auto"/>
              <w:rPr>
                <w:del w:id="20109" w:author="Claude" w:date="2026-10-05T00:00:00Z"/>
              </w:rPr>
            </w:pPr>
            <w:del w:id="20108" w:author="Claude" w:date="2026-10-05T00:00:00Z">
              <w:r>
                <w:rPr>
                  <w:sz w:val="20"/>
                </w:rPr>
                <w:delText xml:space="preserve">Указание Банка России от 09.12.2019 № 5348-У, п. 4</w:delText>
              </w:r>
            </w:del>
          </w:p>
        </w:tc>
      </w:tr>
      <w:tr w:rsidR="00BB3EC5" w14:paraId="0EAC48CA" w14:textId="77777777" w:rsidTr="00BB3EC5">
        <w:trPr>
          <w:cantSplit/>
          <w:del w:id="20115" w:author="Claude" w:date="2026-10-05T00:00:00Z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C51DA" w14:textId="77777777" w:rsidR="00BB3EC5" w:rsidRDefault="00000000">
            <w:pPr>
              <w:pStyle w:val="Compact"/>
              <w:spacing w:line="240" w:lineRule="auto"/>
              <w:rPr>
                <w:del w:id="20112" w:author="Claude" w:date="2026-10-05T00:00:00Z"/>
              </w:rPr>
            </w:pPr>
            <w:commentRangeStart w:id="25"/>
            <w:del w:id="20111" w:author="Claude" w:date="2026-10-05T00:00:00Z">
              <w:r>
                <w:rPr>
                  <w:sz w:val="20"/>
                </w:rPr>
                <w:delText xml:space="preserve">Подотчётные суммы и НДФЛ</w:delText>
              </w:r>
            </w:del>
            <w:commentRangeEnd w:id="25"/>
            <w:r>
              <w:rPr>
                <w:rStyle w:val="af"/>
              </w:rPr>
              <w:commentReference w:id="25"/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CF915" w14:textId="77777777" w:rsidR="00BB3EC5" w:rsidRDefault="00000000">
            <w:pPr>
              <w:pStyle w:val="Compact"/>
              <w:spacing w:line="240" w:lineRule="auto"/>
              <w:rPr>
                <w:del w:id="20114" w:author="Claude" w:date="2026-10-05T00:00:00Z"/>
              </w:rPr>
            </w:pPr>
            <w:del w:id="20113" w:author="Claude" w:date="2026-10-05T00:00:00Z">
              <w:r>
                <w:rPr>
                  <w:sz w:val="20"/>
                </w:rPr>
                <w:delText xml:space="preserve">Письмо Минфина России от 01.02.2018 № 03-04-06/5808</w:delText>
              </w:r>
            </w:del>
          </w:p>
        </w:tc>
      </w:tr>
      <w:tr w:rsidR="00BB3EC5" w:rsidRPr="00A7115A" w14:paraId="76A69BBB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11CAB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Действующие ФСБУ и отмена ПБУ 4/99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570D6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Приказы Минфина России № 208н, 180н, 204н, 62н, 86н, 4н, 157н; приказ от 09.04.2024 № 143н; ФСБУ 10/2026 — приказ от 24.04.2026 № 53н</w:t>
            </w:r>
          </w:p>
        </w:tc>
      </w:tr>
    </w:tbl>
    <w:p w14:paraId="70B14B8B" w14:textId="77777777" w:rsidR="00BB3EC5" w:rsidRPr="00A7115A" w:rsidRDefault="00000000">
      <w:pPr>
        <w:pStyle w:val="a0"/>
        <w:spacing w:before="200"/>
        <w:rPr>
          <w:lang w:val="ru-RU"/>
        </w:rPr>
      </w:pPr>
      <w:r w:rsidRPr="00A7115A">
        <w:rPr>
          <w:lang w:val="ru-RU"/>
        </w:rPr>
        <w:t>Фактура сверена на 22.09.2026. Числовые примеры в статье иллюстративные: они показывают механику, а не описывают конкретных налогоплательщиков.</w:t>
      </w:r>
    </w:p>
    <w:p w14:paraId="5CAC0204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i/>
          <w:iCs/>
          <w:lang w:val="ru-RU"/>
        </w:rPr>
        <w:t>Материал подготовлен при помощи ИИ; текст проверен экспертом — [имя, должность].</w:t>
      </w:r>
      <w:bookmarkEnd w:id="0"/>
      <w:bookmarkEnd w:id="45"/>
    </w:p>
    <w:sectPr w:rsidR="00BB3EC5" w:rsidRPr="00A7115A">
      <w:pgSz w:w="11906" w:h="16838"/>
      <w:pgMar w:top="1134" w:right="1134" w:bottom="1134" w:left="1134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laude" w:date="2026-10-07T03:37:47Z" w:initials="C">
    <w:p w14:paraId="42CC59F5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Памятка. Это версия для проверки: файл с вашими пометками сравнён с итоговым текстом. Зачёркнутое — удалено, подчёркнутое — добавлено. Ваши примечания и жёлтые выделения учтены; здесь они заменены ответами — у каждого изменения есть комментарий с меткой. [ВАША ПРАВКА] — как истолкована ваша пометка. [ФАКТ] — проверка по первоисточнику или то, что расходится с вашей пометкой. Вопросы к вам помечены словом «Вопрос». «Принять все» даёт чистовик, «отклонить все» — ваш файл.</w:t>
      </w:r>
    </w:p>
  </w:comment>
  <w:comment w:id="1" w:author="Claude" w:date="2026-10-07T03:37:47Z" w:initials="C">
    <w:p w14:paraId="6EF01520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[ВАША ПРАВКА] К примечанию «Мы пишем ниже 9 нарушений, а идёт 3 пункта ответственности». Это не требование SEO: блок «Коротко» обязателен, но число нарушений в нём не нужно. Логика действительно нарушалась: вводная обещала нарушения, а ниже шли пункты об ответственности. Теперь вводная называет восемь нарушений (после удаления пункта 8) и подводит к ответственности. Не подходит — отклоните.</w:t>
      </w:r>
    </w:p>
  </w:comment>
  <w:comment w:id="2" w:author="Claude" w:date="2026-10-07T03:37:47Z" w:initials="C">
    <w:p w14:paraId="5CED4B2C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[ВАША ПРАВКА] К примечанию «Дублирование…». Убран повтор «20% от неуплаченного налога»; «не менее 40 000 рублей» оставлено — этой суммы выше нет. Если нужно убрать фразу целиком, останется «…от 10 000 до 30 000 рублей». Кроме того, в вашем файле без пометки появилось «при умысле - 40%» (было «при умысле 40%»; дефис и лишний пробел) — заменено на тире: «при умысле — 40%».</w:t>
      </w:r>
    </w:p>
  </w:comment>
  <w:comment w:id="3" w:author="Claude" w:date="2026-10-07T03:37:47Z" w:initials="C">
    <w:p w14:paraId="3C6C637F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[ВАША ПРАВКА] К примечанию «Не логично выделено в отдельный пункт… присоединить ко второму». Третий пункт присоединён ко второму как продолжение; жирный заголовок «Организует учёт руководитель» снят — внутри абзаца он выглядел бы лишним. В блоке теперь два пункта.</w:t>
      </w:r>
    </w:p>
  </w:comment>
  <w:comment w:id="4" w:author="Claude" w:date="2026-10-07T03:37:47Z" w:initials="C">
    <w:p w14:paraId="78A867E8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[ВАША ПРАВКА] К примечаниям «Добавить на предприятии» и «Зачастую ошибки бухгалтера обусловлены…». Предложение заменено вашей формулировкой целиком. Вопрос: «на предприятии» не добавлено, потому что фраза «организована работа», к которой оно относилось, заменена. Добавить — например, «рабочего процесса на предприятии»?</w:t>
      </w:r>
    </w:p>
  </w:comment>
  <w:comment w:id="5" w:author="Claude" w:date="2026-10-07T03:37:47Z" w:initials="C">
    <w:p w14:paraId="551A8E65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[ВАША ПРАВКА] К примечанию «Переформулировать…». Начало — по вашему тексту, «нередко» убрано, «В малом и среднем бизнесе» оставлено. Жёлтое предложение заменено вашим: «Большой объём работы ведёт к появлению ошибок. Особенно при отсутствии внутреннего контроля.» Оба предложения оставлены отдельными, как у вас.</w:t>
      </w:r>
    </w:p>
  </w:comment>
  <w:comment w:id="6" w:author="Claude" w:date="2026-10-07T03:37:47Z" w:initials="C">
    <w:p w14:paraId="1953FB5D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[ВАША ПРАВКА] К примечанию «Вторая причина — несвоевременная передача…». Абзац заменён вашей формулировкой. Оформление приведено к стилю статьи: тире вместо дефиса, строчная буква после тире, заглавная и запятая в «Например,».</w:t>
      </w:r>
    </w:p>
  </w:comment>
  <w:comment w:id="7" w:author="Claude" w:date="2026-10-07T03:37:47Z" w:initials="C">
    <w:p w14:paraId="6A9D729C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[ВАША ПРАВКА] К примечанию «Третья проблема…». Абзац заменён вашей формулировкой. «Третья проблема» изменено на «Третья причина»: в предыдущем абзаце «Вторая причина».</w:t>
      </w:r>
    </w:p>
  </w:comment>
  <w:comment w:id="8" w:author="Claude" w:date="2026-10-07T03:37:47Z" w:initials="C">
    <w:p w14:paraId="3907AF4D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[ФАКТ] К примечанию «Заменить на: Наконец, большое количество нормативных изменений…». Абзац заменён вашей формулировкой. Годы сверены по приказам Минфина: 2022 — ФСБУ 6/2020, 25/2018 и 27/2021; 2024 — ФСБУ 14/2022; 2025 — ФСБУ 4/2023 (отчётность) и ФСБУ 28/2023 (инвентаризация, приказ от 13.01.2023 № 4н). С 2027 года — по фактуре статьи (сверена 22.09.2026). Опечатки приведены к стилю статьи: «3–4», «бухучёта», «в 2024-м», «в 2025-м», «Из-за».</w:t>
      </w:r>
    </w:p>
  </w:comment>
  <w:comment w:id="9" w:author="Claude" w:date="2026-10-07T03:37:47Z" w:initials="C">
    <w:p w14:paraId="5A151E4D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[ВАША ПРАВКА] К примечанию «убрать». Убрана фраза про Минфин вместе с письмом от 01.02.2018 № 03-04-06/5808; «суды» стало «Суды». Строка про это письмо удалена и из таблицы источников — иначе источник остался бы без ссылки в тексте. Если строку нужно сохранить — отклоните её удаление.</w:t>
      </w:r>
    </w:p>
  </w:comment>
  <w:comment w:id="10" w:author="Claude" w:date="2026-10-07T03:37:47Z" w:initials="C">
    <w:p w14:paraId="75A06078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[ВАША ПРАВКА] К примечанию «корявенько». Заменено вашей формулировкой. Лишняя закрывающая кавычка «»» в конце вашего текста убрана.</w:t>
      </w:r>
    </w:p>
  </w:comment>
  <w:comment w:id="11" w:author="Claude" w:date="2026-10-07T03:37:47Z" w:initials="C">
    <w:p w14:paraId="01BF41EF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[ФАКТ] К примечаниям «ЗАЙМ» и «займ» — НЕ внесено. В именительном падеже по словарям норма «заём» («займа», «займы» — в косвенных падежах и во множественном числе); «займ» — нормативно неверный вариант. Оставлено «заём». Предложение про материальную выгоду (ст. 212 НК РФ) убрано по примечанию «лучше убрать»; строка про ст. 212 удалена и из таблицы источников.</w:t>
      </w:r>
    </w:p>
  </w:comment>
  <w:comment w:id="12" w:author="Claude" w:date="2026-10-07T03:37:47Z" w:initials="C">
    <w:p w14:paraId="3C230BA0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[ВАША ПРАВКА] К примечанию «добавить отрицательные остатки по счетам учета». Заголовок дополнен: «Отрицательные остатки по счетам учёта».</w:t>
      </w:r>
    </w:p>
  </w:comment>
  <w:comment w:id="13" w:author="Claude" w:date="2026-10-07T03:37:48Z" w:initials="C">
    <w:p w14:paraId="4EBE3A2B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[ВАША ПРАВКА] К примечанию «реальную стоимость активов». Примечание стояло на слове «реальное», а предлагало заменить словосочетание: вместо «реальное имущество» теперь «реальную стоимость активов».</w:t>
      </w:r>
    </w:p>
  </w:comment>
  <w:comment w:id="14" w:author="Claude" w:date="2026-10-07T03:37:48Z" w:initials="C">
    <w:p w14:paraId="4A37863D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[ВАША ПРАВКА] К примечанию «Я бы этот пункт убрала». Пункт 8 «Нарушения кассовой дисциплины» удалён целиком. Следствия: этот пункт стал восьмым; «девять» заменено на «восемь» в H1, вводной «Коротко», оглавлении и заголовке раздела; из таблицы источников удалены строка про лимит наличных расчётов (Указание № 5348-У) и «15.1» из перечня статей КоАП — они относились только к удалённому пункту.</w:t>
      </w:r>
    </w:p>
  </w:comment>
  <w:comment w:id="15" w:author="Claude" w:date="2026-10-07T03:37:48Z" w:initials="C">
    <w:p w14:paraId="79265B70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[ФАКТ] К примечанию «А также имеет ли компания право на упрощённые способы ведения учёта». Внесено по вашему тексту. Вопрос: в тексте ПБУ 22/2010 я не нашла прямого упоминания упрощённых способов учёта. На какую норму опирается вставка — добавить её в источники?</w:t>
      </w:r>
    </w:p>
  </w:comment>
  <w:comment w:id="16" w:author="Claude" w:date="2026-10-07T03:37:48Z" w:initials="C">
    <w:p w14:paraId="59BF489C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[ВАША ПРАВКА] К примечанию «Это убрать, для бизнеса не высокие». Убрано предложение «Пороги здесь высокие.» Ниже осталось «пороги ниже» — оно теперь читается как сравнение с суммами в предыдущем предложении.</w:t>
      </w:r>
    </w:p>
  </w:comment>
  <w:comment w:id="17" w:author="Claude" w:date="2026-10-07T03:37:48Z" w:initials="C">
    <w:p w14:paraId="37A257A6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[ВАША ПРАВКА] К примечанию «Вне бухгалтерии». Заменено «не в бухгалтерии» на «вне бухгалтерии» — примечание стояло на слове «не», а предлагало замену всего оборота.</w:t>
      </w:r>
    </w:p>
  </w:comment>
  <w:comment w:id="18" w:author="Claude" w:date="2026-10-07T03:37:48Z" w:initials="C">
    <w:p w14:paraId="08639BF0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[ВАША ПРАВКА] К примечанию «Руководитель сам это не сможет сделать. Дописать вместе с главбухом». Вставлено «вместе с главным бухгалтером» перед «учётную политику». Если лучше в конце («…в соответствие с реальными операциями вместе с главным бухгалтером») — скажите.</w:t>
      </w:r>
    </w:p>
  </w:comment>
  <w:comment w:id="19" w:author="Claude" w:date="2026-10-07T03:37:48Z" w:initials="C">
    <w:p w14:paraId="6053E8CB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[ВАША ПРАВКА] К примечанию «Проведите оценку объёма обязанностей…». Заголовок пункта заменён вашей формулировкой, жёлтое предложение убрано. Ссылку на предыдущую статью вы предложили как возможную («Можно сделать») — добавлено предложение. Ссылка на статью «Главбух просит повысить зарплату. Повышать или нет: 11 вопросов, чтобы решить объективно» стоит на словах «предыдущей статье». Не нужно — отклоните вставку.</w:t>
      </w:r>
    </w:p>
  </w:comment>
  <w:comment w:id="20" w:author="Claude" w:date="2026-10-07T03:37:48Z" w:initials="C">
    <w:p w14:paraId="3E1AA02F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[ВАША ПРАВКА] К примечанию «Это право, а не обязанность». Прочитано как правка: добавлено «, а не обязанность». Вопрос: или это было подтверждением текста? Тогда отклоните вставку — слово «право» там уже стояло. По существу верно: ст. 81 НК РФ.</w:t>
      </w:r>
    </w:p>
  </w:comment>
  <w:comment w:id="21" w:author="Claude" w:date="2026-10-07T03:37:48Z" w:initials="C">
    <w:p w14:paraId="22918428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[ВАША ПРАВКА] «Девять» → «восемь» после удаления пункта 8, см. комментарий у пункта 8.</w:t>
      </w:r>
    </w:p>
  </w:comment>
  <w:comment w:id="22" w:author="Claude" w:date="2026-10-07T03:37:48Z" w:initials="C">
    <w:p w14:paraId="70822A2F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[ВАША ПРАВКА] «15.1» убрано: ст. 15.1 КоАП РФ — о кассовой дисциплине, она упоминалась только в удалённом пункте 8.</w:t>
      </w:r>
    </w:p>
  </w:comment>
  <w:comment w:id="23" w:author="Claude" w:date="2026-10-07T03:37:48Z" w:initials="C">
    <w:p w14:paraId="53F463BF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[ВАША ПРАВКА] Строка удалена: ст. 212 НК РФ упоминалась только в предложении, убранном по вашему примечанию «лучше убрать».</w:t>
      </w:r>
    </w:p>
  </w:comment>
  <w:comment w:id="24" w:author="Claude" w:date="2026-10-07T03:37:48Z" w:initials="C">
    <w:p w14:paraId="70ABDA96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[ВАША ПРАВКА] Строка удалена вместе с пунктом 8 «Нарушения кассовой дисциплины».</w:t>
      </w:r>
    </w:p>
  </w:comment>
  <w:comment w:id="25" w:author="Claude" w:date="2026-10-07T03:37:48Z" w:initials="C">
    <w:p w14:paraId="6C9964E8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[ВАША ПРАВКА] Строка удалена: письмо Минфина убрано из текста по вашему примечанию «убрать».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2CC59F5" w15:done="0"/>
  <w15:commentEx w15:paraId="6EF01520" w15:done="0"/>
  <w15:commentEx w15:paraId="5CED4B2C" w15:done="0"/>
  <w15:commentEx w15:paraId="3C6C637F" w15:done="0"/>
  <w15:commentEx w15:paraId="78A867E8" w15:done="0"/>
  <w15:commentEx w15:paraId="551A8E65" w15:done="0"/>
  <w15:commentEx w15:paraId="1953FB5D" w15:done="0"/>
  <w15:commentEx w15:paraId="6A9D729C" w15:done="0"/>
  <w15:commentEx w15:paraId="3907AF4D" w15:done="0"/>
  <w15:commentEx w15:paraId="5A151E4D" w15:done="0"/>
  <w15:commentEx w15:paraId="75A06078" w15:done="0"/>
  <w15:commentEx w15:paraId="01BF41EF" w15:done="0"/>
  <w15:commentEx w15:paraId="3C230BA0" w15:done="0"/>
  <w15:commentEx w15:paraId="4EBE3A2B" w15:done="0"/>
  <w15:commentEx w15:paraId="4A37863D" w15:done="0"/>
  <w15:commentEx w15:paraId="79265B70" w15:done="0"/>
  <w15:commentEx w15:paraId="59BF489C" w15:done="0"/>
  <w15:commentEx w15:paraId="37A257A6" w15:done="0"/>
  <w15:commentEx w15:paraId="08639BF0" w15:done="0"/>
  <w15:commentEx w15:paraId="6053E8CB" w15:done="0"/>
  <w15:commentEx w15:paraId="3E1AA02F" w15:done="0"/>
  <w15:commentEx w15:paraId="22918428" w15:done="0"/>
  <w15:commentEx w15:paraId="70822A2F" w15:done="0"/>
  <w15:commentEx w15:paraId="53F463BF" w15:done="0"/>
  <w15:commentEx w15:paraId="70ABDA96" w15:done="0"/>
  <w15:commentEx w15:paraId="6C9964E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61207666" w16cex:dateUtc="2026-10-07T03:37:47Z"/>
  <w16cex:commentExtensible w16cex:durableId="40490CF5" w16cex:dateUtc="2026-10-07T03:37:47Z"/>
  <w16cex:commentExtensible w16cex:durableId="1042EB36" w16cex:dateUtc="2026-10-07T03:37:47Z"/>
  <w16cex:commentExtensible w16cex:durableId="2737EC68" w16cex:dateUtc="2026-10-07T03:37:47Z"/>
  <w16cex:commentExtensible w16cex:durableId="7D274DBE" w16cex:dateUtc="2026-10-07T03:37:47Z"/>
  <w16cex:commentExtensible w16cex:durableId="4657EAA8" w16cex:dateUtc="2026-10-07T03:37:47Z"/>
  <w16cex:commentExtensible w16cex:durableId="4173FE3C" w16cex:dateUtc="2026-10-07T03:37:47Z"/>
  <w16cex:commentExtensible w16cex:durableId="666E6E6B" w16cex:dateUtc="2026-10-07T03:37:47Z"/>
  <w16cex:commentExtensible w16cex:durableId="16DAB2F5" w16cex:dateUtc="2026-10-07T03:37:47Z"/>
  <w16cex:commentExtensible w16cex:durableId="63733C25" w16cex:dateUtc="2026-10-07T03:37:47Z"/>
  <w16cex:commentExtensible w16cex:durableId="48B9C1DF" w16cex:dateUtc="2026-10-07T03:37:47Z"/>
  <w16cex:commentExtensible w16cex:durableId="2DF8672E" w16cex:dateUtc="2026-10-07T03:37:47Z"/>
  <w16cex:commentExtensible w16cex:durableId="4565BABC" w16cex:dateUtc="2026-10-07T03:37:47Z"/>
  <w16cex:commentExtensible w16cex:durableId="2F034DD5" w16cex:dateUtc="2026-10-07T03:37:48Z"/>
  <w16cex:commentExtensible w16cex:durableId="2F45F4AC" w16cex:dateUtc="2026-10-07T03:37:48Z"/>
  <w16cex:commentExtensible w16cex:durableId="4E4F9AFF" w16cex:dateUtc="2026-10-07T03:37:48Z"/>
  <w16cex:commentExtensible w16cex:durableId="24CC1DA8" w16cex:dateUtc="2026-10-07T03:37:48Z"/>
  <w16cex:commentExtensible w16cex:durableId="2635103A" w16cex:dateUtc="2026-10-07T03:37:48Z"/>
  <w16cex:commentExtensible w16cex:durableId="447D9F8B" w16cex:dateUtc="2026-10-07T03:37:48Z"/>
  <w16cex:commentExtensible w16cex:durableId="2A5AE42A" w16cex:dateUtc="2026-10-07T03:37:48Z"/>
  <w16cex:commentExtensible w16cex:durableId="2A4F0A66" w16cex:dateUtc="2026-10-07T03:37:48Z"/>
  <w16cex:commentExtensible w16cex:durableId="67596936" w16cex:dateUtc="2026-10-07T03:37:48Z"/>
  <w16cex:commentExtensible w16cex:durableId="3C17E7A5" w16cex:dateUtc="2026-10-07T03:37:48Z"/>
  <w16cex:commentExtensible w16cex:durableId="27284616" w16cex:dateUtc="2026-10-07T03:37:48Z"/>
  <w16cex:commentExtensible w16cex:durableId="3CCBA903" w16cex:dateUtc="2026-10-07T03:37:48Z"/>
  <w16cex:commentExtensible w16cex:durableId="023D0371" w16cex:dateUtc="2026-10-07T03:37:48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2CC59F5" w16cid:durableId="61207666"/>
  <w16cid:commentId w16cid:paraId="6EF01520" w16cid:durableId="40490CF5"/>
  <w16cid:commentId w16cid:paraId="5CED4B2C" w16cid:durableId="1042EB36"/>
  <w16cid:commentId w16cid:paraId="3C6C637F" w16cid:durableId="2737EC68"/>
  <w16cid:commentId w16cid:paraId="78A867E8" w16cid:durableId="7D274DBE"/>
  <w16cid:commentId w16cid:paraId="551A8E65" w16cid:durableId="4657EAA8"/>
  <w16cid:commentId w16cid:paraId="1953FB5D" w16cid:durableId="4173FE3C"/>
  <w16cid:commentId w16cid:paraId="6A9D729C" w16cid:durableId="666E6E6B"/>
  <w16cid:commentId w16cid:paraId="3907AF4D" w16cid:durableId="16DAB2F5"/>
  <w16cid:commentId w16cid:paraId="5A151E4D" w16cid:durableId="63733C25"/>
  <w16cid:commentId w16cid:paraId="75A06078" w16cid:durableId="48B9C1DF"/>
  <w16cid:commentId w16cid:paraId="01BF41EF" w16cid:durableId="2DF8672E"/>
  <w16cid:commentId w16cid:paraId="3C230BA0" w16cid:durableId="4565BABC"/>
  <w16cid:commentId w16cid:paraId="4EBE3A2B" w16cid:durableId="2F034DD5"/>
  <w16cid:commentId w16cid:paraId="4A37863D" w16cid:durableId="2F45F4AC"/>
  <w16cid:commentId w16cid:paraId="79265B70" w16cid:durableId="4E4F9AFF"/>
  <w16cid:commentId w16cid:paraId="59BF489C" w16cid:durableId="24CC1DA8"/>
  <w16cid:commentId w16cid:paraId="37A257A6" w16cid:durableId="2635103A"/>
  <w16cid:commentId w16cid:paraId="08639BF0" w16cid:durableId="447D9F8B"/>
  <w16cid:commentId w16cid:paraId="6053E8CB" w16cid:durableId="2A5AE42A"/>
  <w16cid:commentId w16cid:paraId="3E1AA02F" w16cid:durableId="2A4F0A66"/>
  <w16cid:commentId w16cid:paraId="22918428" w16cid:durableId="67596936"/>
  <w16cid:commentId w16cid:paraId="70822A2F" w16cid:durableId="3C17E7A5"/>
  <w16cid:commentId w16cid:paraId="53F463BF" w16cid:durableId="27284616"/>
  <w16cid:commentId w16cid:paraId="70ABDA96" w16cid:durableId="3CCBA903"/>
  <w16cid:commentId w16cid:paraId="6C9964E8" w16cid:durableId="023D037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86D3A" w14:textId="77777777" w:rsidR="0074023D" w:rsidRDefault="0074023D">
      <w:pPr>
        <w:spacing w:after="0" w:line="240" w:lineRule="auto"/>
      </w:pPr>
      <w:r>
        <w:separator/>
      </w:r>
    </w:p>
  </w:endnote>
  <w:endnote w:type="continuationSeparator" w:id="0">
    <w:p w14:paraId="67CF0BAF" w14:textId="77777777" w:rsidR="0074023D" w:rsidRDefault="00740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AF32C" w14:textId="77777777" w:rsidR="0074023D" w:rsidRDefault="0074023D">
      <w:r>
        <w:separator/>
      </w:r>
    </w:p>
  </w:footnote>
  <w:footnote w:type="continuationSeparator" w:id="0">
    <w:p w14:paraId="7CF06182" w14:textId="77777777" w:rsidR="0074023D" w:rsidRDefault="007402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456E3A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EB0D10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8ECCA6E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417947931">
    <w:abstractNumId w:val="0"/>
  </w:num>
  <w:num w:numId="2" w16cid:durableId="1035928206">
    <w:abstractNumId w:val="1"/>
  </w:num>
  <w:num w:numId="3" w16cid:durableId="5260647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625494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461409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xpert">
    <w15:presenceInfo w15:providerId="None" w15:userId="Exper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EC5"/>
    <w:rsid w:val="002F4F73"/>
    <w:rsid w:val="00367927"/>
    <w:rsid w:val="00374FE7"/>
    <w:rsid w:val="0041310D"/>
    <w:rsid w:val="004E236B"/>
    <w:rsid w:val="00507389"/>
    <w:rsid w:val="006039ED"/>
    <w:rsid w:val="00657076"/>
    <w:rsid w:val="0074023D"/>
    <w:rsid w:val="00857DD8"/>
    <w:rsid w:val="0097402E"/>
    <w:rsid w:val="00977513"/>
    <w:rsid w:val="009F5859"/>
    <w:rsid w:val="00A7115A"/>
    <w:rsid w:val="00BB3EC5"/>
    <w:rsid w:val="00EF2F5E"/>
    <w:rsid w:val="00F56AD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E8B81"/>
  <w15:docId w15:val="{20383B54-1B14-42CA-8A74-7B1DC7641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76" w:lineRule="auto"/>
    </w:pPr>
    <w:rPr>
      <w:rFonts w:ascii="Arial" w:eastAsia="Arial" w:hAnsi="Arial" w:cs="Arial"/>
      <w:sz w:val="22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40" w:after="40"/>
    </w:pPr>
  </w:style>
  <w:style w:type="paragraph" w:styleId="a4">
    <w:name w:val="Title"/>
    <w:basedOn w:val="a"/>
    <w:next w:val="a0"/>
    <w:qFormat/>
    <w:pPr>
      <w:keepNext/>
      <w:keepLines/>
      <w:spacing w:after="240"/>
      <w:jc w:val="center"/>
    </w:pPr>
    <w:rPr>
      <w:b/>
      <w:bCs/>
      <w:color w:val="345A8A"/>
      <w:sz w:val="40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qFormat/>
    <w:pPr>
      <w:spacing w:before="40" w:after="40"/>
    </w:pPr>
    <w:rPr>
      <w:sz w:val="19"/>
      <w:szCs w:val="19"/>
      <w:lang w:val="ru-RU" w:eastAsia="ru-RU"/>
    </w:rPr>
    <w:tblPr>
      <w:tblInd w:w="0" w:type="dxa"/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D0D0D0"/>
        <w:insideV w:val="single" w:sz="4" w:space="0" w:color="D0D0D0"/>
      </w:tblBorders>
      <w:tblCellMar>
        <w:top w:w="72" w:type="dxa"/>
        <w:left w:w="108" w:type="dxa"/>
        <w:bottom w:w="72" w:type="dxa"/>
        <w:right w:w="108" w:type="dxa"/>
      </w:tblCellMar>
    </w:tblPr>
    <w:tblStylePr w:type="firstRow">
      <w:pPr>
        <w:spacing w:before="40" w:after="40"/>
      </w:pPr>
      <w:rPr>
        <w:b/>
        <w:color w:val="1F3864"/>
      </w:rPr>
      <w:tblPr/>
      <w:tcPr>
        <w:tcBorders>
          <w:bottom w:val="single" w:sz="8" w:space="0" w:color="8496B0"/>
        </w:tcBorders>
        <w:shd w:val="clear" w:color="auto" w:fill="EDF0F5"/>
        <w:vAlign w:val="center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">
    <w:name w:val="annotation reference"/>
    <w:basedOn w:val="a1"/>
    <w:rsid w:val="00A7115A"/>
    <w:rPr>
      <w:sz w:val="16"/>
      <w:szCs w:val="16"/>
    </w:rPr>
  </w:style>
  <w:style w:type="paragraph" w:styleId="af0">
    <w:name w:val="annotation text"/>
    <w:basedOn w:val="a"/>
    <w:link w:val="af1"/>
    <w:rsid w:val="00A7115A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1"/>
    <w:link w:val="af0"/>
    <w:rsid w:val="00A7115A"/>
    <w:rPr>
      <w:rFonts w:ascii="Arial" w:eastAsia="Arial" w:hAnsi="Arial" w:cs="Arial"/>
      <w:sz w:val="20"/>
      <w:szCs w:val="20"/>
    </w:rPr>
  </w:style>
  <w:style w:type="paragraph" w:styleId="af2">
    <w:name w:val="annotation subject"/>
    <w:basedOn w:val="af0"/>
    <w:next w:val="af0"/>
    <w:link w:val="af3"/>
    <w:rsid w:val="00A7115A"/>
    <w:rPr>
      <w:b/>
      <w:bCs/>
    </w:rPr>
  </w:style>
  <w:style w:type="character" w:customStyle="1" w:styleId="af3">
    <w:name w:val="Тема примечания Знак"/>
    <w:basedOn w:val="af1"/>
    <w:link w:val="af2"/>
    <w:rsid w:val="00A7115A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ArtZarplata" Type="http://schemas.openxmlformats.org/officeDocument/2006/relationships/hyperlink" Target="https://1-plus-1.ru/news/glavbukh-prosit-povysit-zarplatu-povyshat-ili-net-11-voprosov-chtoby-reshit-obektivno/" TargetMode="External"/><Relationship Id="rId14" Type="http://schemas.openxmlformats.org/officeDocument/2006/relationships/comments" Target="comments.xml"/><Relationship Id="rId15" Type="http://schemas.microsoft.com/office/2011/relationships/commentsExtended" Target="commentsExtended.xml"/><Relationship Id="rId16" Type="http://schemas.microsoft.com/office/2016/09/relationships/commentsIds" Target="commentsIds.xml"/><Relationship Id="rId17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2662</Words>
  <Characters>15174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Expert</dc:creator>
  <cp:keywords/>
  <cp:lastModifiedBy>Expert</cp:lastModifiedBy>
  <cp:revision>2</cp:revision>
  <dcterms:created xsi:type="dcterms:W3CDTF">2026-10-05T09:35:00Z</dcterms:created>
  <dcterms:modified xsi:type="dcterms:W3CDTF">2026-10-05T09:35:00Z</dcterms:modified>
</cp:coreProperties>
</file>