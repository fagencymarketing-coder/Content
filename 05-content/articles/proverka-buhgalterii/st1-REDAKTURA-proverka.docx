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24"/>
          <w:szCs w:val="24"/>
        </w:rPr>
        <w:t xml:space="preserve">Как читать документ</w:t>
      </w:r>
    </w:p>
    <w:p>
      <w:pPr>
        <w:spacing w:after="60"/>
      </w:pPr>
      <w:r>
        <w:rPr>
          <w:rFonts w:ascii="Arial" w:cs="Arial" w:eastAsia="Arial" w:hAnsi="Arial"/>
          <w:sz w:val="20"/>
          <w:szCs w:val="20"/>
        </w:rPr>
        <w:t xml:space="preserve">Белый фон без пометки — текст исходной статьи, не менялся.</w:t>
      </w:r>
    </w:p>
    <w:p>
      <w:pPr>
        <w:shd w:fill="D9EAD3" w:color="auto" w:val="clear"/>
        <w:spacing w:after="60"/>
      </w:pPr>
      <w:r>
        <w:rPr>
          <w:rFonts w:ascii="Arial" w:cs="Arial" w:eastAsia="Arial" w:hAnsi="Arial"/>
          <w:sz w:val="20"/>
          <w:szCs w:val="20"/>
        </w:rPr>
        <w:t xml:space="preserve">   Зелёный — добавлено по ТЗ, этого в статье не было.</w:t>
      </w:r>
    </w:p>
    <w:p>
      <w:pPr>
        <w:shd w:fill="FFF2CC" w:color="auto" w:val="clear"/>
        <w:spacing w:after="60"/>
      </w:pPr>
      <w:r>
        <w:rPr>
          <w:rFonts w:ascii="Arial" w:cs="Arial" w:eastAsia="Arial" w:hAnsi="Arial"/>
          <w:sz w:val="20"/>
          <w:szCs w:val="20"/>
        </w:rPr>
        <w:t xml:space="preserve">   Жёлтый — исправлено по первоисточнику: факт устарел или был неверен. Под каждым таким местом указан документ.</w:t>
      </w:r>
    </w:p>
    <w:p>
      <w:pPr>
        <w:shd w:fill="DEEAF6" w:color="auto" w:val="clear"/>
        <w:spacing w:after="60"/>
      </w:pPr>
      <w:r>
        <w:rPr>
          <w:rFonts w:ascii="Arial" w:cs="Arial" w:eastAsia="Arial" w:hAnsi="Arial"/>
          <w:sz w:val="20"/>
          <w:szCs w:val="20"/>
        </w:rPr>
        <w:t xml:space="preserve">   Голубой — правка языка: смысл прежний, формулировка приведена к голосу компании.</w:t>
      </w:r>
    </w:p>
    <w:p>
      <w:pPr>
        <w:spacing w:after="260"/>
      </w:pPr>
      <w:r>
        <w:rPr>
          <w:rFonts w:ascii="Arial" w:cs="Arial" w:eastAsia="Arial" w:hAnsi="Arial"/>
          <w:i/>
          <w:iCs/>
          <w:color w:val="666666"/>
          <w:sz w:val="20"/>
          <w:szCs w:val="20"/>
        </w:rPr>
        <w:t xml:space="preserve">Серым курсивом с отступом — источник факта. В публикуемый текст эти строки не идут.</w:t>
      </w:r>
    </w:p>
    <w:p>
      <w:pPr>
        <w:pBdr>
          <w:bottom w:val="single" w:color="BBBBBB" w:sz="6"/>
        </w:pBdr>
        <w:spacing w:after="240"/>
      </w:pPr>
    </w:p>
    <w:p>
      <w:pPr>
        <w:spacing w:after="200"/>
      </w:pPr>
      <w:r>
        <w:rPr>
          <w:rFonts w:ascii="Arial" w:cs="Arial" w:eastAsia="Arial" w:hAnsi="Arial"/>
          <w:b/>
          <w:bCs/>
          <w:sz w:val="32"/>
          <w:szCs w:val="32"/>
        </w:rPr>
        <w:t xml:space="preserve">Как проверить свою бухгалтерию: инициативный аудит и что он выявляет</w:t>
      </w:r>
    </w:p>
    <w:p>
      <w:pPr>
        <w:spacing w:after="240"/>
      </w:pPr>
      <w:r>
        <w:rPr>
          <w:rFonts w:ascii="Arial" w:cs="Arial" w:eastAsia="Arial" w:hAnsi="Arial"/>
          <w:b w:val="false"/>
          <w:bCs w:val="false"/>
          <w:i w:val="false"/>
          <w:iCs w:val="false"/>
          <w:color w:val="666666"/>
          <w:sz w:val="18"/>
          <w:szCs w:val="18"/>
        </w:rPr>
        <w:t xml:space="preserve">Дорабатываем статью: </w:t>
      </w:r>
      <w:hyperlink w:history="1" r:id="rIdjeefm9xma80qbw1mbglc2">
        <w:r>
          <w:rPr>
            <w:rFonts w:ascii="Arial" w:cs="Arial" w:eastAsia="Arial" w:hAnsi="Arial"/>
            <w:color w:val="0563C1"/>
            <w:sz w:val="18"/>
            <w:szCs w:val="18"/>
            <w:u w:val="single"/>
          </w:rPr>
          <w:t xml:space="preserve">1-plus-1.ru/news/kak-proverit-svoyu-bukhgalteriyu/</w:t>
        </w:r>
      </w:hyperlink>
    </w:p>
    <w:p>
      <w:pPr>
        <w:spacing w:after="120" w:before="300"/>
      </w:pPr>
      <w:r>
        <w:rPr>
          <w:rFonts w:ascii="Arial" w:cs="Arial" w:eastAsia="Arial" w:hAnsi="Arial"/>
          <w:b/>
          <w:bCs/>
          <w:color w:val="1F3864"/>
          <w:sz w:val="26"/>
          <w:szCs w:val="26"/>
        </w:rPr>
        <w:t xml:space="preserve">Коротко</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 Время чтения: 8 минут</w:t>
      </w:r>
    </w:p>
    <w:p>
      <w:pPr>
        <w:shd w:fill="D9EAD3" w:color="auto" w:val="clear"/>
        <w:spacing w:after="140"/>
      </w:pPr>
      <w:r>
        <w:rPr>
          <w:rFonts w:ascii="Arial" w:cs="Arial" w:eastAsia="Arial" w:hAnsi="Arial"/>
          <w:b w:val="false"/>
          <w:bCs w:val="false"/>
          <w:i/>
          <w:iCs/>
          <w:color w:val="666666"/>
          <w:sz w:val="18"/>
          <w:szCs w:val="18"/>
        </w:rPr>
        <w:t xml:space="preserve">Пересчитано по итоговому тексту: статья стала длиннее исходной.</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Проверка бухгалтерии — это оценка того, в каком состоянии бухгалтерский и налоговый учёт компании на самом деле. Руководитель может сделать первичную оценку сам, но полную картину даёт инициативный аудит — добровольная проверка, которую компания заказывает по своему решению, а не по требованию закона.</w:t>
      </w:r>
    </w:p>
    <w:p>
      <w:pPr>
        <w:shd w:fill="D9EAD3" w:color="auto" w:val="clear"/>
        <w:spacing w:after="140" w:line="300"/>
      </w:pPr>
      <w:r>
        <w:rPr>
          <w:rFonts w:ascii="Times New Roman" w:cs="Times New Roman" w:eastAsia="Times New Roman" w:hAnsi="Times New Roman"/>
          <w:b/>
          <w:bCs/>
          <w:i w:val="false"/>
          <w:iCs w:val="false"/>
          <w:sz w:val="22"/>
          <w:szCs w:val="22"/>
        </w:rPr>
        <w:t xml:space="preserve">Чем инициативный аудит отличается от обязательного.</w:t>
      </w:r>
      <w:r>
        <w:rPr>
          <w:rFonts w:ascii="Times New Roman" w:cs="Times New Roman" w:eastAsia="Times New Roman" w:hAnsi="Times New Roman"/>
          <w:b w:val="false"/>
          <w:bCs w:val="false"/>
          <w:i w:val="false"/>
          <w:iCs w:val="false"/>
          <w:sz w:val="22"/>
          <w:szCs w:val="22"/>
        </w:rPr>
        <w:t xml:space="preserve"> Обязательный проводится ежегодно и только аудиторскими организациями, период и перечень вопросов в нём заданы законом. Инициативный гибче: вы сами определяете период и круг вопросов.</w:t>
      </w:r>
    </w:p>
    <w:p>
      <w:pPr>
        <w:shd w:fill="D9EAD3" w:color="auto" w:val="clear"/>
        <w:spacing w:after="140" w:line="300"/>
      </w:pPr>
      <w:r>
        <w:rPr>
          <w:rFonts w:ascii="Times New Roman" w:cs="Times New Roman" w:eastAsia="Times New Roman" w:hAnsi="Times New Roman"/>
          <w:b/>
          <w:bCs/>
          <w:i w:val="false"/>
          <w:iCs w:val="false"/>
          <w:sz w:val="22"/>
          <w:szCs w:val="22"/>
        </w:rPr>
        <w:t xml:space="preserve">Когда проводить.</w:t>
      </w:r>
      <w:r>
        <w:rPr>
          <w:rFonts w:ascii="Times New Roman" w:cs="Times New Roman" w:eastAsia="Times New Roman" w:hAnsi="Times New Roman"/>
          <w:b w:val="false"/>
          <w:bCs w:val="false"/>
          <w:i w:val="false"/>
          <w:iCs w:val="false"/>
          <w:sz w:val="22"/>
          <w:szCs w:val="22"/>
        </w:rPr>
        <w:t xml:space="preserve"> В любое время, но удобнее перед сдачей годовой бухгалтерской отчётности или в конце года — чтобы у бухгалтерии осталось время исправить найденное.</w:t>
      </w:r>
    </w:p>
    <w:p>
      <w:pPr>
        <w:shd w:fill="D9EAD3" w:color="auto" w:val="clear"/>
        <w:spacing w:after="140" w:line="300"/>
      </w:pPr>
      <w:r>
        <w:rPr>
          <w:rFonts w:ascii="Times New Roman" w:cs="Times New Roman" w:eastAsia="Times New Roman" w:hAnsi="Times New Roman"/>
          <w:b/>
          <w:bCs/>
          <w:i w:val="false"/>
          <w:iCs w:val="false"/>
          <w:sz w:val="22"/>
          <w:szCs w:val="22"/>
        </w:rPr>
        <w:t xml:space="preserve">Зачем.</w:t>
      </w:r>
      <w:r>
        <w:rPr>
          <w:rFonts w:ascii="Times New Roman" w:cs="Times New Roman" w:eastAsia="Times New Roman" w:hAnsi="Times New Roman"/>
          <w:b w:val="false"/>
          <w:bCs w:val="false"/>
          <w:i w:val="false"/>
          <w:iCs w:val="false"/>
          <w:sz w:val="22"/>
          <w:szCs w:val="22"/>
        </w:rPr>
        <w:t xml:space="preserve"> </w:t>
      </w:r>
      <w:del w:id="0" w:author="1+1, в ответ на правки" w:date="Wed Oct 28 2026 10:10:36 GMT+0000 (Coordinated Universal Time)">
        <w:r>
          <w:rPr>
            <w:rFonts w:ascii="Times New Roman" w:cs="Times New Roman" w:eastAsia="Times New Roman" w:hAnsi="Times New Roman"/>
            <w:sz w:val="22"/>
            <w:szCs w:val="22"/>
          </w:rPr>
          <w:delText xml:space="preserve">Налоговая вправе проверить три года назад.</w:delText>
        </w:r>
      </w:del>
      <w:commentRangeStart w:id="0"/>
      <w:ins w:id="1" w:author="1+1, в ответ на правки" w:date="Wed Oct 28 2026 10:10:36 GMT+0000 (Coordinated Universal Time)">
        <w:r>
          <w:rPr>
            <w:rFonts w:ascii="Times New Roman" w:cs="Times New Roman" w:eastAsia="Times New Roman" w:hAnsi="Times New Roman"/>
            <w:b w:val="false"/>
            <w:bCs w:val="false"/>
            <w:sz w:val="22"/>
            <w:szCs w:val="22"/>
          </w:rPr>
          <w:t xml:space="preserve">Налоговая вправе проверить три предшествующих года.</w:t>
        </w:r>
      </w:ins>
      <w:commentRangeEnd w:id="0"/>
      <w:r>
        <w:commentReference w:id="0"/>
      </w:r>
      <w:r>
        <w:rPr>
          <w:rFonts w:ascii="Times New Roman" w:cs="Times New Roman" w:eastAsia="Times New Roman" w:hAnsi="Times New Roman"/>
          <w:b w:val="false"/>
          <w:bCs w:val="false"/>
          <w:i w:val="false"/>
          <w:iCs w:val="false"/>
          <w:sz w:val="22"/>
          <w:szCs w:val="22"/>
        </w:rPr>
        <w:t xml:space="preserve"> Всё, что бухгалтерия сделала за это время, остаётся зоной риска компании, и узнать о проблеме лучше раньше инспекции.</w:t>
      </w:r>
    </w:p>
    <w:p>
      <w:pPr>
        <w:spacing w:after="160"/>
        <w:ind w:left="200"/>
      </w:pPr>
      <w:r>
        <w:rPr>
          <w:rFonts w:ascii="Arial" w:cs="Arial" w:eastAsia="Arial" w:hAnsi="Arial"/>
          <w:b w:val="false"/>
          <w:bCs w:val="false"/>
          <w:i/>
          <w:iCs/>
          <w:color w:val="666666"/>
          <w:sz w:val="18"/>
          <w:szCs w:val="18"/>
        </w:rPr>
        <w:t xml:space="preserve">Источник: </w:t>
      </w:r>
      <w:hyperlink w:history="1" r:id="rIdzgne0ooakelndhdg4ipfw">
        <w:r>
          <w:rPr>
            <w:rFonts w:ascii="Arial" w:cs="Arial" w:eastAsia="Arial" w:hAnsi="Arial"/>
            <w:color w:val="0563C1"/>
            <w:sz w:val="18"/>
            <w:szCs w:val="18"/>
            <w:u w:val="single"/>
          </w:rPr>
          <w:t xml:space="preserve">ч. 2 и ч. 3 ст. 5 Федерального закона от 30.12.2008 № 307-ФЗ</w:t>
        </w:r>
      </w:hyperlink>
      <w:r>
        <w:rPr>
          <w:rFonts w:ascii="Arial" w:cs="Arial" w:eastAsia="Arial" w:hAnsi="Arial"/>
          <w:b w:val="false"/>
          <w:bCs w:val="false"/>
          <w:i/>
          <w:iCs/>
          <w:color w:val="666666"/>
          <w:sz w:val="18"/>
          <w:szCs w:val="18"/>
        </w:rPr>
        <w:t xml:space="preserve">; </w:t>
      </w:r>
      <w:hyperlink w:history="1" r:id="rIdfog5smwb_i3bcutiihegy">
        <w:r>
          <w:rPr>
            <w:rFonts w:ascii="Arial" w:cs="Arial" w:eastAsia="Arial" w:hAnsi="Arial"/>
            <w:color w:val="0563C1"/>
            <w:sz w:val="18"/>
            <w:szCs w:val="18"/>
            <w:u w:val="single"/>
          </w:rPr>
          <w:t xml:space="preserve">п. 4 ст. 89 НК РФ</w:t>
        </w:r>
      </w:hyperlink>
    </w:p>
    <w:p>
      <w:pPr>
        <w:spacing w:after="120" w:before="300"/>
      </w:pPr>
      <w:r>
        <w:rPr>
          <w:rFonts w:ascii="Arial" w:cs="Arial" w:eastAsia="Arial" w:hAnsi="Arial"/>
          <w:b/>
          <w:bCs/>
          <w:color w:val="1F3864"/>
          <w:sz w:val="26"/>
          <w:szCs w:val="26"/>
        </w:rPr>
        <w:t xml:space="preserve">Зачем проверять работу бухгалтерии</w:t>
      </w:r>
    </w:p>
    <w:p>
      <w:pPr>
        <w:spacing w:after="140" w:line="300"/>
      </w:pPr>
      <w:r>
        <w:rPr>
          <w:rFonts w:ascii="Times New Roman" w:cs="Times New Roman" w:eastAsia="Times New Roman" w:hAnsi="Times New Roman"/>
          <w:b w:val="false"/>
          <w:bCs w:val="false"/>
          <w:i w:val="false"/>
          <w:iCs w:val="false"/>
          <w:sz w:val="22"/>
          <w:szCs w:val="22"/>
        </w:rPr>
        <w:t xml:space="preserve">Мы видим из практики, что руководитель компании далеко не всегда владеет объективной информацией о состоянии дел в своей бухгалтерии или налогах.</w:t>
      </w:r>
    </w:p>
    <w:p>
      <w:pPr>
        <w:shd w:fill="DEEAF6" w:color="auto" w:val="clear"/>
        <w:spacing w:after="40" w:before="160"/>
      </w:pPr>
      <w:r>
        <w:rPr>
          <w:rFonts w:ascii="Arial" w:cs="Arial" w:eastAsia="Arial" w:hAnsi="Arial"/>
          <w:b/>
          <w:bCs/>
          <w:color w:val="444444"/>
          <w:sz w:val="16"/>
          <w:szCs w:val="16"/>
        </w:rPr>
        <w:t xml:space="preserve">▌ПРАВКА ЯЗЫКА</w:t>
      </w:r>
    </w:p>
    <w:p>
      <w:pPr>
        <w:shd w:fill="DEEAF6" w:color="auto" w:val="clear"/>
        <w:spacing w:after="140" w:line="300"/>
      </w:pPr>
      <w:r>
        <w:rPr>
          <w:rFonts w:ascii="Times New Roman" w:cs="Times New Roman" w:eastAsia="Times New Roman" w:hAnsi="Times New Roman"/>
          <w:b w:val="false"/>
          <w:bCs w:val="false"/>
          <w:i w:val="false"/>
          <w:iCs w:val="false"/>
          <w:sz w:val="22"/>
          <w:szCs w:val="22"/>
        </w:rPr>
        <w:t xml:space="preserve">Самый распространённый случай — когда предприниматель и сам понимает, что процессы идут не так, как хотелось бы: о налогах к уплате ему сообщают поздно или задним числом, суммы кажутся слишком высокими, из налоговой постоянно приходят требования с пенями и штрафами, а главбуху, похоже, не хватает квалификации, чтобы выстроить процесс или решить сложную задачу.</w:t>
      </w:r>
    </w:p>
    <w:p>
      <w:pPr>
        <w:shd w:fill="DEEAF6" w:color="auto" w:val="clear"/>
        <w:spacing w:after="140"/>
      </w:pPr>
      <w:r>
        <w:rPr>
          <w:rFonts w:ascii="Arial" w:cs="Arial" w:eastAsia="Arial" w:hAnsi="Arial"/>
          <w:b w:val="false"/>
          <w:bCs w:val="false"/>
          <w:i/>
          <w:iCs/>
          <w:color w:val="666666"/>
          <w:sz w:val="18"/>
          <w:szCs w:val="18"/>
        </w:rPr>
        <w:t xml:space="preserve">Абзац исходной статьи, разбит на части для читаемости. Смысл и все перечисленные признаки сохранены.</w:t>
      </w:r>
    </w:p>
    <w:p>
      <w:pPr>
        <w:shd w:fill="DEEAF6" w:color="auto" w:val="clear"/>
        <w:spacing w:after="140" w:line="300"/>
      </w:pPr>
      <w:r>
        <w:rPr>
          <w:rFonts w:ascii="Times New Roman" w:cs="Times New Roman" w:eastAsia="Times New Roman" w:hAnsi="Times New Roman"/>
          <w:b w:val="false"/>
          <w:bCs w:val="false"/>
          <w:i w:val="false"/>
          <w:iCs w:val="false"/>
          <w:sz w:val="22"/>
          <w:szCs w:val="22"/>
        </w:rPr>
        <w:t xml:space="preserve">Но опаснее другая ситуация: предприниматель уверен, что в бухгалтерии всё хорошо. Сумма налогов его устраивает — а это само по себе тревожный сигнал. </w:t>
      </w:r>
      <w:del w:id="2" w:author="1+1, в ответ на правки" w:date="Wed Oct 28 2026 10:10:36 GMT+0000 (Coordinated Universal Time)">
        <w:r>
          <w:rPr>
            <w:rFonts w:ascii="Times New Roman" w:cs="Times New Roman" w:eastAsia="Times New Roman" w:hAnsi="Times New Roman"/>
            <w:sz w:val="22"/>
            <w:szCs w:val="22"/>
          </w:rPr>
          <w:delText xml:space="preserve">Активный главбух решает большинство вопросов сам</w:delText>
        </w:r>
      </w:del>
      <w:commentRangeStart w:id="1"/>
      <w:ins w:id="3" w:author="1+1, в ответ на правки" w:date="Wed Oct 28 2026 10:10:36 GMT+0000 (Coordinated Universal Time)">
        <w:r>
          <w:rPr>
            <w:rFonts w:ascii="Times New Roman" w:cs="Times New Roman" w:eastAsia="Times New Roman" w:hAnsi="Times New Roman"/>
            <w:b w:val="false"/>
            <w:bCs w:val="false"/>
            <w:sz w:val="22"/>
            <w:szCs w:val="22"/>
          </w:rPr>
          <w:t xml:space="preserve">Активный главбух решает большинство вопросов без согласования с руководителем</w:t>
        </w:r>
      </w:ins>
      <w:commentRangeEnd w:id="1"/>
      <w:r>
        <w:commentReference w:id="1"/>
      </w:r>
      <w:r>
        <w:rPr>
          <w:rFonts w:ascii="Times New Roman" w:cs="Times New Roman" w:eastAsia="Times New Roman" w:hAnsi="Times New Roman"/>
          <w:b w:val="false"/>
          <w:bCs w:val="false"/>
          <w:i w:val="false"/>
          <w:iCs w:val="false"/>
          <w:sz w:val="22"/>
          <w:szCs w:val="22"/>
        </w:rPr>
        <w:t xml:space="preserve">, но делает это не вполне грамотно, и до поры до времени ничего не всплывает.</w:t>
      </w:r>
    </w:p>
    <w:p>
      <w:pPr>
        <w:shd w:fill="DEEAF6" w:color="auto" w:val="clear"/>
        <w:spacing w:after="140"/>
      </w:pPr>
      <w:r>
        <w:rPr>
          <w:rFonts w:ascii="Arial" w:cs="Arial" w:eastAsia="Arial" w:hAnsi="Arial"/>
          <w:b w:val="false"/>
          <w:bCs w:val="false"/>
          <w:i/>
          <w:iCs/>
          <w:color w:val="666666"/>
          <w:sz w:val="18"/>
          <w:szCs w:val="18"/>
        </w:rPr>
        <w:t xml:space="preserve">Было: «а это само по себе опасный маячок!». Стало «тревожный сигнал» — ходовой оборот вместо разговорного.</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Вот почему проверка работы бухгалтерии нужна и тогда, когда жалоб нет. Регулярный контроль состояния учёта помогает увидеть:</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налоговые риски</w:t>
      </w:r>
      <w:r>
        <w:rPr>
          <w:rFonts w:ascii="Times New Roman" w:cs="Times New Roman" w:eastAsia="Times New Roman" w:hAnsi="Times New Roman"/>
          <w:b w:val="false"/>
          <w:bCs w:val="false"/>
          <w:i w:val="false"/>
          <w:iCs w:val="false"/>
          <w:sz w:val="22"/>
          <w:szCs w:val="22"/>
        </w:rPr>
        <w:t xml:space="preserve"> — что именно инспекция может доначислить и за какой период;</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ошибки в учёте</w:t>
      </w:r>
      <w:r>
        <w:rPr>
          <w:rFonts w:ascii="Times New Roman" w:cs="Times New Roman" w:eastAsia="Times New Roman" w:hAnsi="Times New Roman"/>
          <w:b w:val="false"/>
          <w:bCs w:val="false"/>
          <w:i w:val="false"/>
          <w:iCs w:val="false"/>
          <w:sz w:val="22"/>
          <w:szCs w:val="22"/>
        </w:rPr>
        <w:t xml:space="preserve">, которые искажают отчётность, а вместе с ней и представление собственника о прибыли и себестоимости;</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нагрузку на бухгалтерию</w:t>
      </w:r>
      <w:r>
        <w:rPr>
          <w:rFonts w:ascii="Times New Roman" w:cs="Times New Roman" w:eastAsia="Times New Roman" w:hAnsi="Times New Roman"/>
          <w:b w:val="false"/>
          <w:bCs w:val="false"/>
          <w:i w:val="false"/>
          <w:iCs w:val="false"/>
          <w:sz w:val="22"/>
          <w:szCs w:val="22"/>
        </w:rPr>
        <w:t xml:space="preserve"> — хватает ли людей на объём и где теряется время;</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злоупотребления</w:t>
      </w:r>
      <w:r>
        <w:rPr>
          <w:rFonts w:ascii="Times New Roman" w:cs="Times New Roman" w:eastAsia="Times New Roman" w:hAnsi="Times New Roman"/>
          <w:b w:val="false"/>
          <w:bCs w:val="false"/>
          <w:i w:val="false"/>
          <w:iCs w:val="false"/>
          <w:sz w:val="22"/>
          <w:szCs w:val="22"/>
        </w:rPr>
        <w:t xml:space="preserve"> — как со стороны сотрудников, так и со стороны партнёра по бизнесу.</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Цена вопроса считается просто. Выездная проверка охватывает период не больше трёх календарных лет, предшествующих году, в котором вынесено решение о проверке, плюс завершившиеся периоды текущего года (п. 4 ст. 89 НК РФ). Если в эти годы налог занижен, штраф составит 20% от неуплаченной суммы, а если инспекция докажет умысел — 40% (ст. 122 НК РФ). </w:t>
      </w:r>
      <w:del w:id="4" w:author="1+1, в ответ на правки" w:date="Wed Oct 28 2026 10:10:36 GMT+0000 (Coordinated Universal Time)">
        <w:r>
          <w:rPr>
            <w:rFonts w:ascii="Times New Roman" w:cs="Times New Roman" w:eastAsia="Times New Roman" w:hAnsi="Times New Roman"/>
            <w:sz w:val="22"/>
            <w:szCs w:val="22"/>
          </w:rPr>
          <w:delText xml:space="preserve">Так что вопрос «как проверить бухгалтерию организации» — это вопрос не про аккуратность, а про деньги за три года.</w:delText>
        </w:r>
      </w:del>
      <w:commentRangeStart w:id="2"/>
      <w:ins w:id="5" w:author="1+1, в ответ на правки" w:date="Wed Oct 28 2026 10:10:36 GMT+0000 (Coordinated Universal Time)">
        <w:r>
          <w:rPr>
            <w:rFonts w:ascii="Times New Roman" w:cs="Times New Roman" w:eastAsia="Times New Roman" w:hAnsi="Times New Roman"/>
            <w:b w:val="false"/>
            <w:bCs w:val="false"/>
            <w:sz w:val="22"/>
            <w:szCs w:val="22"/>
          </w:rPr>
          <w:t xml:space="preserve">Поэтому инициативный аудит — это вопрос не столько про правильность ведения учёта, сколько про возможные финансовые риски для собственника.</w:t>
        </w:r>
      </w:ins>
      <w:commentRangeEnd w:id="2"/>
      <w:r>
        <w:commentReference w:id="2"/>
      </w:r>
    </w:p>
    <w:p>
      <w:pPr>
        <w:spacing w:after="160"/>
        <w:ind w:left="200"/>
      </w:pPr>
      <w:r>
        <w:rPr>
          <w:rFonts w:ascii="Arial" w:cs="Arial" w:eastAsia="Arial" w:hAnsi="Arial"/>
          <w:b w:val="false"/>
          <w:bCs w:val="false"/>
          <w:i/>
          <w:iCs/>
          <w:color w:val="666666"/>
          <w:sz w:val="18"/>
          <w:szCs w:val="18"/>
        </w:rPr>
        <w:t xml:space="preserve">Источник: </w:t>
      </w:r>
      <w:hyperlink w:history="1" r:id="rIdc0sbbl-37xl64k7pgepbo">
        <w:r>
          <w:rPr>
            <w:rFonts w:ascii="Arial" w:cs="Arial" w:eastAsia="Arial" w:hAnsi="Arial"/>
            <w:color w:val="0563C1"/>
            <w:sz w:val="18"/>
            <w:szCs w:val="18"/>
            <w:u w:val="single"/>
          </w:rPr>
          <w:t xml:space="preserve">п. 4 ст. 89 НК РФ</w:t>
        </w:r>
      </w:hyperlink>
      <w:r>
        <w:rPr>
          <w:rFonts w:ascii="Arial" w:cs="Arial" w:eastAsia="Arial" w:hAnsi="Arial"/>
          <w:b w:val="false"/>
          <w:bCs w:val="false"/>
          <w:i/>
          <w:iCs/>
          <w:color w:val="666666"/>
          <w:sz w:val="18"/>
          <w:szCs w:val="18"/>
        </w:rPr>
        <w:t xml:space="preserve">; </w:t>
      </w:r>
      <w:hyperlink w:history="1" r:id="rIdgtobx1nzwypavhbbw8wn0">
        <w:r>
          <w:rPr>
            <w:rFonts w:ascii="Arial" w:cs="Arial" w:eastAsia="Arial" w:hAnsi="Arial"/>
            <w:color w:val="0563C1"/>
            <w:sz w:val="18"/>
            <w:szCs w:val="18"/>
            <w:u w:val="single"/>
          </w:rPr>
          <w:t xml:space="preserve">ст. 122 НК РФ</w:t>
        </w:r>
      </w:hyperlink>
      <w:r>
        <w:rPr>
          <w:rFonts w:ascii="Arial" w:cs="Arial" w:eastAsia="Arial" w:hAnsi="Arial"/>
          <w:b w:val="false"/>
          <w:bCs w:val="false"/>
          <w:i/>
          <w:iCs/>
          <w:color w:val="666666"/>
          <w:sz w:val="18"/>
          <w:szCs w:val="18"/>
        </w:rPr>
        <w:t xml:space="preserve">. Проверено 27.10.2026</w:t>
      </w:r>
    </w:p>
    <w:p>
      <w:pPr>
        <w:spacing w:after="120" w:before="300"/>
      </w:pPr>
      <w:r>
        <w:rPr>
          <w:rFonts w:ascii="Arial" w:cs="Arial" w:eastAsia="Arial" w:hAnsi="Arial"/>
          <w:b/>
          <w:bCs/>
          <w:color w:val="1F3864"/>
          <w:sz w:val="26"/>
          <w:szCs w:val="26"/>
        </w:rPr>
        <w:t xml:space="preserve">Что такое инициативный аудит</w:t>
      </w:r>
    </w:p>
    <w:p>
      <w:pPr>
        <w:spacing w:after="140" w:line="300"/>
      </w:pPr>
      <w:r>
        <w:rPr>
          <w:rFonts w:ascii="Times New Roman" w:cs="Times New Roman" w:eastAsia="Times New Roman" w:hAnsi="Times New Roman"/>
          <w:b w:val="false"/>
          <w:bCs w:val="false"/>
          <w:i w:val="false"/>
          <w:iCs w:val="false"/>
          <w:sz w:val="22"/>
          <w:szCs w:val="22"/>
        </w:rPr>
        <w:t xml:space="preserve">Инициативный аудит — то есть добровольный, необязательный по закону. Он помогает не только вскрыть проблему, но часто сразу и найти решение.</w:t>
      </w:r>
    </w:p>
    <w:p>
      <w:pPr>
        <w:shd w:fill="FFF2CC" w:color="auto" w:val="clear"/>
        <w:spacing w:after="40" w:before="160"/>
      </w:pPr>
      <w:r>
        <w:rPr>
          <w:rFonts w:ascii="Arial" w:cs="Arial" w:eastAsia="Arial" w:hAnsi="Arial"/>
          <w:b/>
          <w:bCs/>
          <w:color w:val="444444"/>
          <w:sz w:val="16"/>
          <w:szCs w:val="16"/>
        </w:rPr>
        <w:t xml:space="preserve">▌ИСПРАВЛЕНО ПО ПЕРВОИСТОЧНИКУ</w:t>
      </w:r>
    </w:p>
    <w:p>
      <w:pPr>
        <w:shd w:fill="FFF2CC" w:color="auto" w:val="clear"/>
        <w:spacing w:after="140" w:line="300"/>
      </w:pPr>
      <w:r>
        <w:rPr>
          <w:rFonts w:ascii="Times New Roman" w:cs="Times New Roman" w:eastAsia="Times New Roman" w:hAnsi="Times New Roman"/>
          <w:b/>
          <w:bCs/>
          <w:i w:val="false"/>
          <w:iCs w:val="false"/>
          <w:sz w:val="22"/>
          <w:szCs w:val="22"/>
        </w:rPr>
        <w:t xml:space="preserve">Для справки: кто обязан проходить аудит.</w:t>
      </w:r>
      <w:r>
        <w:rPr>
          <w:rFonts w:ascii="Times New Roman" w:cs="Times New Roman" w:eastAsia="Times New Roman" w:hAnsi="Times New Roman"/>
          <w:b w:val="false"/>
          <w:bCs w:val="false"/>
          <w:i w:val="false"/>
          <w:iCs w:val="false"/>
          <w:sz w:val="22"/>
          <w:szCs w:val="22"/>
        </w:rPr>
        <w:t xml:space="preserve"> Под обязательный аудит попадает организация, если доход от предпринимательской деятельности за год, предшествовавший отчётному, превысил 800 млн рублей либо сумма активов баланса на конец того же года превысила 400 млн рублей. Достаточно одного из двух показателей (п. 4 ч. 1 ст. 5 Федерального закона от 30.12.2008 № 307-ФЗ).</w:t>
      </w:r>
    </w:p>
    <w:p>
      <w:pPr>
        <w:shd w:fill="FFF2CC" w:color="auto" w:val="clear"/>
        <w:spacing w:after="140"/>
      </w:pPr>
      <w:r>
        <w:rPr>
          <w:rFonts w:ascii="Arial" w:cs="Arial" w:eastAsia="Arial" w:hAnsi="Arial"/>
          <w:b w:val="false"/>
          <w:bCs w:val="false"/>
          <w:i/>
          <w:iCs/>
          <w:color w:val="666666"/>
          <w:sz w:val="18"/>
          <w:szCs w:val="18"/>
        </w:rPr>
        <w:t xml:space="preserve">Было в статье: «если сумма выручки за отчетный год превышает 800 млн рублей или сумма активов по балансу превышает 400 млн». Две ошибки. Первая: закон считает не выручку, а доход от предпринимательской деятельности. Вторая, важнее: не за отчётный год, а за год, </w:t>
      </w:r>
      <w:r>
        <w:rPr>
          <w:rFonts w:ascii="Arial" w:cs="Arial" w:eastAsia="Arial" w:hAnsi="Arial"/>
          <w:b/>
          <w:bCs/>
          <w:i/>
          <w:iCs/>
          <w:color w:val="666666"/>
          <w:sz w:val="18"/>
          <w:szCs w:val="18"/>
        </w:rPr>
        <w:t xml:space="preserve">предшествовавший</w:t>
      </w:r>
      <w:r>
        <w:rPr>
          <w:rFonts w:ascii="Arial" w:cs="Arial" w:eastAsia="Arial" w:hAnsi="Arial"/>
          <w:b w:val="false"/>
          <w:bCs w:val="false"/>
          <w:i/>
          <w:iCs/>
          <w:color w:val="666666"/>
          <w:sz w:val="18"/>
          <w:szCs w:val="18"/>
        </w:rPr>
        <w:t xml:space="preserve"> отчётному; активы — тоже на конец предшествующего года. Компания с доходом 850 млн ₽ в этом году и 700 млн ₽ в прошлом по прежнему тексту решила бы, что аудит ей нужен уже сейчас. Это не так.</w:t>
      </w:r>
    </w:p>
    <w:p>
      <w:pPr>
        <w:spacing w:after="160"/>
        <w:ind w:left="200"/>
      </w:pPr>
      <w:r>
        <w:rPr>
          <w:rFonts w:ascii="Arial" w:cs="Arial" w:eastAsia="Arial" w:hAnsi="Arial"/>
          <w:b w:val="false"/>
          <w:bCs w:val="false"/>
          <w:i/>
          <w:iCs/>
          <w:color w:val="666666"/>
          <w:sz w:val="18"/>
          <w:szCs w:val="18"/>
        </w:rPr>
        <w:t xml:space="preserve">Источник: </w:t>
      </w:r>
      <w:hyperlink w:history="1" r:id="rIdfsoaewanplby_uq7bz18r">
        <w:r>
          <w:rPr>
            <w:rFonts w:ascii="Arial" w:cs="Arial" w:eastAsia="Arial" w:hAnsi="Arial"/>
            <w:color w:val="0563C1"/>
            <w:sz w:val="18"/>
            <w:szCs w:val="18"/>
            <w:u w:val="single"/>
          </w:rPr>
          <w:t xml:space="preserve">п. 4 ч. 1 ст. 5 закона № 307-ФЗ</w:t>
        </w:r>
      </w:hyperlink>
      <w:r>
        <w:rPr>
          <w:rFonts w:ascii="Arial" w:cs="Arial" w:eastAsia="Arial" w:hAnsi="Arial"/>
          <w:b w:val="false"/>
          <w:bCs w:val="false"/>
          <w:i/>
          <w:iCs/>
          <w:color w:val="666666"/>
          <w:sz w:val="18"/>
          <w:szCs w:val="18"/>
        </w:rPr>
        <w:t xml:space="preserve">, действующая редакция. Закон правился трижды в 2026 году: 09.04.2026 № 86-ФЗ, 10.06.2026 № 176-ФЗ, 04.08.2026 № 318-ФЗ. Проверено 27.10.2026</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Обратите внимание на базу отсчёта: считается доход за </w:t>
      </w:r>
      <w:r>
        <w:rPr>
          <w:rFonts w:ascii="Times New Roman" w:cs="Times New Roman" w:eastAsia="Times New Roman" w:hAnsi="Times New Roman"/>
          <w:b/>
          <w:bCs/>
          <w:i w:val="false"/>
          <w:iCs w:val="false"/>
          <w:sz w:val="22"/>
          <w:szCs w:val="22"/>
        </w:rPr>
        <w:t xml:space="preserve">предыдущий</w:t>
      </w:r>
      <w:r>
        <w:rPr>
          <w:rFonts w:ascii="Times New Roman" w:cs="Times New Roman" w:eastAsia="Times New Roman" w:hAnsi="Times New Roman"/>
          <w:b w:val="false"/>
          <w:bCs w:val="false"/>
          <w:i w:val="false"/>
          <w:iCs w:val="false"/>
          <w:sz w:val="22"/>
          <w:szCs w:val="22"/>
        </w:rPr>
        <w:t xml:space="preserve"> год, а не за текущий, и это именно доход от предпринимательской деятельности, а не выручка по строке отчёта о финансовых результатах. Компания, которая выросла в этом году, под обязательный аудит в этом году ещё не попадает.</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Отдельные основания закон устанавливает для акционерных обществ, профессиональных участников рынка ценных бумаг, банков, страховых компаний и общественно полезных фондов — у последних порог поступлений составляет 5 млн рублей за предшествующий год, и эта редакция применяется к отчётности начиная с 2026 года. Полный перечень — в статье 5 закона № 307-ФЗ. Там же правило, о котором забывают: если отчётность освобождена от аудита по одному основанию, но подпадает под него по другому, аудит всё равно проводится.</w:t>
      </w:r>
    </w:p>
    <w:p>
      <w:pPr>
        <w:spacing w:after="160"/>
        <w:ind w:left="200"/>
      </w:pPr>
      <w:r>
        <w:rPr>
          <w:rFonts w:ascii="Arial" w:cs="Arial" w:eastAsia="Arial" w:hAnsi="Arial"/>
          <w:b w:val="false"/>
          <w:bCs w:val="false"/>
          <w:i/>
          <w:iCs/>
          <w:color w:val="666666"/>
          <w:sz w:val="18"/>
          <w:szCs w:val="18"/>
        </w:rPr>
        <w:t xml:space="preserve">Источник: </w:t>
      </w:r>
      <w:hyperlink w:history="1" r:id="rIdbadmnwe_srx1enl_bkkyb">
        <w:r>
          <w:rPr>
            <w:rFonts w:ascii="Arial" w:cs="Arial" w:eastAsia="Arial" w:hAnsi="Arial"/>
            <w:color w:val="0563C1"/>
            <w:sz w:val="18"/>
            <w:szCs w:val="18"/>
            <w:u w:val="single"/>
          </w:rPr>
          <w:t xml:space="preserve">п. 3 ч. 1 ст. 5 и ч. 1.1 ст. 5 закона № 307-ФЗ</w:t>
        </w:r>
      </w:hyperlink>
      <w:r>
        <w:rPr>
          <w:rFonts w:ascii="Arial" w:cs="Arial" w:eastAsia="Arial" w:hAnsi="Arial"/>
          <w:b w:val="false"/>
          <w:bCs w:val="false"/>
          <w:i/>
          <w:iCs/>
          <w:color w:val="666666"/>
          <w:sz w:val="18"/>
          <w:szCs w:val="18"/>
        </w:rPr>
        <w:t xml:space="preserve">. Проверено 27.10.2026</w:t>
      </w:r>
    </w:p>
    <w:p>
      <w:pPr>
        <w:shd w:fill="DEEAF6" w:color="auto" w:val="clear"/>
        <w:spacing w:after="40" w:before="160"/>
      </w:pPr>
      <w:r>
        <w:rPr>
          <w:rFonts w:ascii="Arial" w:cs="Arial" w:eastAsia="Arial" w:hAnsi="Arial"/>
          <w:b/>
          <w:bCs/>
          <w:color w:val="444444"/>
          <w:sz w:val="16"/>
          <w:szCs w:val="16"/>
        </w:rPr>
        <w:t xml:space="preserve">▌ПРАВКА ЯЗЫКА</w:t>
      </w:r>
    </w:p>
    <w:p>
      <w:pPr>
        <w:shd w:fill="DEEAF6" w:color="auto" w:val="clear"/>
        <w:spacing w:after="140" w:line="300"/>
      </w:pPr>
      <w:r>
        <w:rPr>
          <w:rFonts w:ascii="Times New Roman" w:cs="Times New Roman" w:eastAsia="Times New Roman" w:hAnsi="Times New Roman"/>
          <w:b w:val="false"/>
          <w:bCs w:val="false"/>
          <w:i w:val="false"/>
          <w:iCs w:val="false"/>
          <w:sz w:val="22"/>
          <w:szCs w:val="22"/>
        </w:rPr>
        <w:t xml:space="preserve">Рекомендуем себя проверить: раньше государство не очень контролировало этот момент, но в последние годы, как вы сами могли заметить, любой контроль только ужесточается.</w:t>
      </w:r>
    </w:p>
    <w:p>
      <w:pPr>
        <w:shd w:fill="DEEAF6" w:color="auto" w:val="clear"/>
        <w:spacing w:after="140"/>
      </w:pPr>
      <w:r>
        <w:rPr>
          <w:rFonts w:ascii="Arial" w:cs="Arial" w:eastAsia="Arial" w:hAnsi="Arial"/>
          <w:b w:val="false"/>
          <w:bCs w:val="false"/>
          <w:i/>
          <w:iCs/>
          <w:color w:val="666666"/>
          <w:sz w:val="18"/>
          <w:szCs w:val="18"/>
        </w:rPr>
        <w:t xml:space="preserve">Было: «Рекомендую вам себя проверить». Статья идёт от лица компании, поэтому «рекомендуем». Остальное — текст исходной статьи. Отсылка «которые можно увидеть на схеме» убрана: схемы на странице нет.</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Обязательный аудит проводится ежегодно и только аудиторскими организациями (ч. 2 и ч. 3 ст. 5 закона № 307-ФЗ). Инициативный аудит этим не связан, и в этом его сила: перед проверяющими может быть обозначен любой период и любой круг вопросов.</w:t>
      </w:r>
    </w:p>
    <w:p>
      <w:pPr>
        <w:shd w:fill="D9EAD3" w:color="auto" w:val="clear"/>
        <w:spacing w:after="140"/>
      </w:pPr>
      <w:r>
        <w:rPr>
          <w:rFonts w:ascii="Arial" w:cs="Arial" w:eastAsia="Arial" w:hAnsi="Arial"/>
          <w:b w:val="false"/>
          <w:bCs w:val="false"/>
          <w:i/>
          <w:iCs/>
          <w:color w:val="666666"/>
          <w:sz w:val="18"/>
          <w:szCs w:val="18"/>
        </w:rPr>
        <w:t xml:space="preserve">Вторая половина предложения — из исходной статьи.</w:t>
      </w:r>
    </w:p>
    <w:p>
      <w:pPr>
        <w:spacing w:after="120" w:before="300"/>
      </w:pPr>
      <w:r>
        <w:rPr>
          <w:rFonts w:ascii="Arial" w:cs="Arial" w:eastAsia="Arial" w:hAnsi="Arial"/>
          <w:b/>
          <w:bCs/>
          <w:color w:val="1F3864"/>
          <w:sz w:val="26"/>
          <w:szCs w:val="26"/>
        </w:rPr>
        <w:t xml:space="preserve">Как провести проверку бухгалтерии</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commentRangeStart w:id="3"/>
      <w:ins w:id="6" w:author="1+1, в ответ на правки" w:date="Wed Oct 28 2026 10:10:36 GMT+0000 (Coordinated Universal Time)">
        <w:r>
          <w:rPr>
            <w:rFonts w:ascii="Times New Roman" w:cs="Times New Roman" w:eastAsia="Times New Roman" w:hAnsi="Times New Roman"/>
            <w:b w:val="false"/>
            <w:bCs w:val="false"/>
            <w:sz w:val="22"/>
            <w:szCs w:val="22"/>
          </w:rPr>
          <w:t xml:space="preserve">Здесь важно разделить два разных действия: первичную оценку, которую руководитель может сделать сам, и профессиональную проверку. Первая отвечает на вопрос, есть ли повод беспокоиться; вторая — в чём именно причина.</w:t>
        </w:r>
      </w:ins>
      <w:commentRangeEnd w:id="3"/>
      <w:r>
        <w:commentReference w:id="3"/>
      </w:r>
    </w:p>
    <w:p>
      <w:pPr>
        <w:shd w:fill="D9EAD3" w:color="auto" w:val="clear"/>
        <w:spacing w:after="140" w:line="300"/>
      </w:pPr>
      <w:r>
        <w:rPr>
          <w:rFonts w:ascii="Times New Roman" w:cs="Times New Roman" w:eastAsia="Times New Roman" w:hAnsi="Times New Roman"/>
          <w:b/>
          <w:bCs/>
          <w:i w:val="false"/>
          <w:iCs w:val="false"/>
          <w:sz w:val="22"/>
          <w:szCs w:val="22"/>
        </w:rPr>
        <w:t xml:space="preserve">Первичная оценка — что видно руководителю без бухгалтера.</w:t>
      </w:r>
      <w:r>
        <w:rPr>
          <w:rFonts w:ascii="Times New Roman" w:cs="Times New Roman" w:eastAsia="Times New Roman" w:hAnsi="Times New Roman"/>
          <w:b w:val="false"/>
          <w:bCs w:val="false"/>
          <w:i w:val="false"/>
          <w:iCs w:val="false"/>
          <w:sz w:val="22"/>
          <w:szCs w:val="22"/>
        </w:rPr>
        <w:t xml:space="preserve"> Приходят ли из налоговой требования и как часто; сдаётся ли отчётность в срок; есть ли задолженность на едином налоговом счёте; закрыт ли прошлый год. Это внешние признаки: они показывают, что повод для проверки есть, но не говорят, в чём причина.</w:t>
      </w:r>
    </w:p>
    <w:p>
      <w:pPr>
        <w:shd w:fill="D9EAD3" w:color="auto" w:val="clear"/>
        <w:spacing w:after="140" w:line="300"/>
      </w:pPr>
      <w:r>
        <w:rPr>
          <w:rFonts w:ascii="Times New Roman" w:cs="Times New Roman" w:eastAsia="Times New Roman" w:hAnsi="Times New Roman"/>
          <w:b/>
          <w:bCs/>
          <w:i w:val="false"/>
          <w:iCs w:val="false"/>
          <w:sz w:val="22"/>
          <w:szCs w:val="22"/>
        </w:rPr>
        <w:t xml:space="preserve">Профессиональная проверка</w:t>
      </w:r>
      <w:r>
        <w:rPr>
          <w:rFonts w:ascii="Times New Roman" w:cs="Times New Roman" w:eastAsia="Times New Roman" w:hAnsi="Times New Roman"/>
          <w:b w:val="false"/>
          <w:bCs w:val="false"/>
          <w:i w:val="false"/>
          <w:iCs w:val="false"/>
          <w:sz w:val="22"/>
          <w:szCs w:val="22"/>
        </w:rPr>
        <w:t xml:space="preserve"> отвечает на второй вопрос. Как провести проверку бухгалтерии полноценно — значит посмотреть:</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состояние бухгалтерского учёта</w:t>
      </w:r>
      <w:r>
        <w:rPr>
          <w:rFonts w:ascii="Times New Roman" w:cs="Times New Roman" w:eastAsia="Times New Roman" w:hAnsi="Times New Roman"/>
          <w:b w:val="false"/>
          <w:bCs w:val="false"/>
          <w:i w:val="false"/>
          <w:iCs w:val="false"/>
          <w:sz w:val="22"/>
          <w:szCs w:val="22"/>
        </w:rPr>
        <w:t xml:space="preserve"> — остатки по счетам, первичные документы, соответствие учётной политике и действующим стандартам;</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состояние налогового учёта</w:t>
      </w:r>
      <w:r>
        <w:rPr>
          <w:rFonts w:ascii="Times New Roman" w:cs="Times New Roman" w:eastAsia="Times New Roman" w:hAnsi="Times New Roman"/>
          <w:b w:val="false"/>
          <w:bCs w:val="false"/>
          <w:i w:val="false"/>
          <w:iCs w:val="false"/>
          <w:sz w:val="22"/>
          <w:szCs w:val="22"/>
        </w:rPr>
        <w:t xml:space="preserve"> — как сформирована база по каждому налогу;</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отчётность</w:t>
      </w:r>
      <w:r>
        <w:rPr>
          <w:rFonts w:ascii="Times New Roman" w:cs="Times New Roman" w:eastAsia="Times New Roman" w:hAnsi="Times New Roman"/>
          <w:b w:val="false"/>
          <w:bCs w:val="false"/>
          <w:i w:val="false"/>
          <w:iCs w:val="false"/>
          <w:sz w:val="22"/>
          <w:szCs w:val="22"/>
        </w:rPr>
        <w:t xml:space="preserve"> — сходится ли она с данными учёта и между формами;</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расчёты с бюджетом</w:t>
      </w:r>
      <w:r>
        <w:rPr>
          <w:rFonts w:ascii="Times New Roman" w:cs="Times New Roman" w:eastAsia="Times New Roman" w:hAnsi="Times New Roman"/>
          <w:b w:val="false"/>
          <w:bCs w:val="false"/>
          <w:i w:val="false"/>
          <w:iCs w:val="false"/>
          <w:sz w:val="22"/>
          <w:szCs w:val="22"/>
        </w:rPr>
        <w:t xml:space="preserve"> — сальдо единого налогового счёта, пени, неисполненные требования;</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налоговые риски</w:t>
      </w:r>
      <w:r>
        <w:rPr>
          <w:rFonts w:ascii="Times New Roman" w:cs="Times New Roman" w:eastAsia="Times New Roman" w:hAnsi="Times New Roman"/>
          <w:b w:val="false"/>
          <w:bCs w:val="false"/>
          <w:i w:val="false"/>
          <w:iCs w:val="false"/>
          <w:sz w:val="22"/>
          <w:szCs w:val="22"/>
        </w:rPr>
        <w:t xml:space="preserve"> — операции и контрагенты, к которым у инспекции могут быть вопросы.</w:t>
      </w:r>
    </w:p>
    <w:p>
      <w:pPr>
        <w:shd w:fill="D9EAD3" w:color="auto" w:val="clear"/>
        <w:spacing w:after="140" w:line="300"/>
      </w:pPr>
      <w:del w:id="7" w:author="1+1, в ответ на правки" w:date="Wed Oct 28 2026 10:10:36 GMT+0000 (Coordinated Universal Time)">
        <w:r>
          <w:rPr>
            <w:rFonts w:ascii="Times New Roman" w:cs="Times New Roman" w:eastAsia="Times New Roman" w:hAnsi="Times New Roman"/>
            <w:sz w:val="22"/>
            <w:szCs w:val="22"/>
          </w:rPr>
          <w:delText xml:space="preserve">Разница между этими двумя уровнями примерно как между «машина странно шумит» и диагностикой на стенде. Первое вы заметите сами, второе — назовёт причину.</w:delText>
        </w:r>
      </w:del>
    </w:p>
    <w:p>
      <w:pPr>
        <w:spacing w:after="120" w:before="300"/>
      </w:pPr>
      <w:r>
        <w:rPr>
          <w:rFonts w:ascii="Arial" w:cs="Arial" w:eastAsia="Arial" w:hAnsi="Arial"/>
          <w:b/>
          <w:bCs/>
          <w:color w:val="1F3864"/>
          <w:sz w:val="26"/>
          <w:szCs w:val="26"/>
        </w:rPr>
        <w:t xml:space="preserve">{{DEL:Виды инициативного аудита}}{{INS@[ВАША ПРАВКА] Раздел переименован, колонка таблицы — «Вид / цель».:Цели и задачи инициативного аудита}}</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del w:id="8" w:author="1+1, в ответ на правки" w:date="Wed Oct 28 2026 10:10:36 GMT+0000 (Coordinated Universal Time)">
        <w:r>
          <w:rPr>
            <w:rFonts w:ascii="Times New Roman" w:cs="Times New Roman" w:eastAsia="Times New Roman" w:hAnsi="Times New Roman"/>
            <w:sz w:val="22"/>
            <w:szCs w:val="22"/>
          </w:rPr>
          <w:delText xml:space="preserve">Инициативный аудит бывает разным — его вид определяется задачей, с которой к нему приходят.</w:delText>
        </w:r>
      </w:del>
      <w:ins w:id="9" w:author="1+1, в ответ на правки" w:date="Wed Oct 28 2026 10:10:36 GMT+0000 (Coordinated Universal Time)">
        <w:r>
          <w:rPr>
            <w:rFonts w:ascii="Times New Roman" w:cs="Times New Roman" w:eastAsia="Times New Roman" w:hAnsi="Times New Roman"/>
            <w:b w:val="false"/>
            <w:bCs w:val="false"/>
            <w:sz w:val="22"/>
            <w:szCs w:val="22"/>
          </w:rPr>
          <w:t xml:space="preserve">Инициативный аудит бывает разным: его содержание определяют цели и задачи, которые ставит собственник.</w:t>
        </w:r>
      </w:ins>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EFEFEF" w:color="auto" w:val="clear"/>
          </w:tcPr>
          <w:p>
            <w:pPr>
              <w:spacing w:after="40"/>
            </w:pPr>
            <w:r>
              <w:rPr>
                <w:rFonts w:ascii="Times New Roman" w:cs="Times New Roman" w:eastAsia="Times New Roman" w:hAnsi="Times New Roman"/>
                <w:b/>
                <w:bCs/>
                <w:sz w:val="20"/>
                <w:szCs w:val="20"/>
              </w:rPr>
              <w:t xml:space="preserve">Вид / цель</w:t>
            </w:r>
          </w:p>
        </w:tc>
        <w:tc>
          <w:tcPr>
            <w:tcW w:type="dxa" w:w="3200"/>
            <w:shd w:fill="EFEFEF" w:color="auto" w:val="clear"/>
          </w:tcPr>
          <w:p>
            <w:pPr>
              <w:spacing w:after="40"/>
            </w:pPr>
            <w:r>
              <w:rPr>
                <w:rFonts w:ascii="Times New Roman" w:cs="Times New Roman" w:eastAsia="Times New Roman" w:hAnsi="Times New Roman"/>
                <w:b/>
                <w:bCs/>
                <w:sz w:val="20"/>
                <w:szCs w:val="20"/>
              </w:rPr>
              <w:t xml:space="preserve">Что проверяется</w:t>
            </w:r>
          </w:p>
        </w:tc>
        <w:tc>
          <w:tcPr>
            <w:tcW w:type="dxa" w:w="3200"/>
            <w:shd w:fill="EFEFEF" w:color="auto" w:val="clear"/>
          </w:tcPr>
          <w:p>
            <w:pPr>
              <w:spacing w:after="40"/>
            </w:pPr>
            <w:r>
              <w:rPr>
                <w:rFonts w:ascii="Times New Roman" w:cs="Times New Roman" w:eastAsia="Times New Roman" w:hAnsi="Times New Roman"/>
                <w:b/>
                <w:bCs/>
                <w:sz w:val="20"/>
                <w:szCs w:val="20"/>
              </w:rPr>
              <w:t xml:space="preserve">Когда его заказывают</w:t>
            </w:r>
          </w:p>
        </w:tc>
      </w:tr>
      <w:tr>
        <w:trPr>
          <w:tblHeader w:val="false"/>
        </w:trPr>
        <w:tc>
          <w:tcPr>
            <w:tcW w:type="dxa" w:w="2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Комплексный</w:t>
            </w:r>
          </w:p>
        </w:tc>
        <w:tc>
          <w:tcPr>
            <w:tcW w:type="dxa" w:w="32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бухгалтерский и налоговый учёт целиком за период, </w:t>
            </w:r>
            <w:commentRangeStart w:id="4"/>
            <w:ins w:id="10" w:author="1+1, в ответ на правки" w:date="Wed Oct 28 2026 10:10:36 GMT+0000 (Coordinated Universal Time)">
              <w:r>
                <w:rPr>
                  <w:rFonts w:ascii="Times New Roman" w:cs="Times New Roman" w:eastAsia="Times New Roman" w:hAnsi="Times New Roman"/>
                  <w:b w:val="false"/>
                  <w:bCs w:val="false"/>
                  <w:sz w:val="20"/>
                  <w:szCs w:val="20"/>
                </w:rPr>
                <w:t xml:space="preserve">в том числе проверка первичной документации</w:t>
              </w:r>
            </w:ins>
            <w:commentRangeEnd w:id="4"/>
            <w:r>
              <w:commentReference w:id="4"/>
            </w:r>
          </w:p>
        </w:tc>
        <w:tc>
          <w:tcPr>
            <w:tcW w:type="dxa" w:w="32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учёт давно не проверяли, нужна общая картина</w:t>
            </w:r>
          </w:p>
        </w:tc>
      </w:tr>
      <w:tr>
        <w:trPr>
          <w:tblHeader w:val="false"/>
        </w:trPr>
        <w:tc>
          <w:tcPr>
            <w:tcW w:type="dxa" w:w="2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Экспресс-проверка</w:t>
            </w:r>
          </w:p>
        </w:tc>
        <w:tc>
          <w:tcPr>
            <w:tcW w:type="dxa" w:w="32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ключевые показатели и очевидные нарушения</w:t>
            </w:r>
          </w:p>
        </w:tc>
        <w:tc>
          <w:tcPr>
            <w:tcW w:type="dxa" w:w="32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нужен быстрый ответ, есть ли серьёзные проблемы</w:t>
            </w:r>
          </w:p>
        </w:tc>
      </w:tr>
      <w:tr>
        <w:trPr>
          <w:tblHeader w:val="false"/>
        </w:trPr>
        <w:tc>
          <w:tcPr>
            <w:tcW w:type="dxa" w:w="2600"/>
            <w:shd w:fill="D9EAD3" w:color="auto" w:val="clear"/>
          </w:tcPr>
          <w:p>
            <w:pPr>
              <w:spacing w:after="40"/>
            </w:pPr>
            <w:del w:id="11" w:author="1+1, в ответ на правки" w:date="Wed Oct 28 2026 10:10:36 GMT+0000 (Coordinated Universal Time)">
              <w:r>
                <w:rPr>
                  <w:rFonts w:ascii="Times New Roman" w:cs="Times New Roman" w:eastAsia="Times New Roman" w:hAnsi="Times New Roman"/>
                  <w:sz w:val="20"/>
                  <w:szCs w:val="20"/>
                </w:rPr>
                <w:delText xml:space="preserve">Due diligence перед сделкой</w:delText>
              </w:r>
            </w:del>
            <w:commentRangeStart w:id="5"/>
            <w:ins w:id="12" w:author="1+1, в ответ на правки" w:date="Wed Oct 28 2026 10:10:36 GMT+0000 (Coordinated Universal Time)">
              <w:r>
                <w:rPr>
                  <w:rFonts w:ascii="Times New Roman" w:cs="Times New Roman" w:eastAsia="Times New Roman" w:hAnsi="Times New Roman"/>
                  <w:b w:val="false"/>
                  <w:bCs w:val="false"/>
                  <w:sz w:val="20"/>
                  <w:szCs w:val="20"/>
                </w:rPr>
                <w:t xml:space="preserve">Предпродажный (предынвестиционный) аудит</w:t>
              </w:r>
            </w:ins>
            <w:commentRangeEnd w:id="5"/>
            <w:r>
              <w:commentReference w:id="5"/>
            </w:r>
          </w:p>
        </w:tc>
        <w:tc>
          <w:tcPr>
            <w:tcW w:type="dxa" w:w="32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состояние учёта и обязательств компании</w:t>
            </w:r>
          </w:p>
        </w:tc>
        <w:tc>
          <w:tcPr>
            <w:tcW w:type="dxa" w:w="32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покупка или продажа бизнеса, вход партнёра</w:t>
            </w:r>
          </w:p>
        </w:tc>
      </w:tr>
      <w:tr>
        <w:trPr>
          <w:tblHeader w:val="false"/>
        </w:trPr>
        <w:tc>
          <w:tcPr>
            <w:tcW w:type="dxa" w:w="2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При смене бухгалтера</w:t>
            </w:r>
          </w:p>
        </w:tc>
        <w:tc>
          <w:tcPr>
            <w:tcW w:type="dxa" w:w="32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корректность переданных данных и остатков</w:t>
            </w:r>
          </w:p>
        </w:tc>
        <w:tc>
          <w:tcPr>
            <w:tcW w:type="dxa" w:w="32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главбух уволился или учёт передаётся на аутсорсинг</w:t>
            </w:r>
          </w:p>
        </w:tc>
      </w:tr>
    </w:tbl>
    <w:p>
      <w:pPr>
        <w:spacing w:after="100"/>
      </w:pPr>
      <w:r>
        <w:rPr>
          <w:sz w:val="12"/>
          <w:szCs w:val="12"/>
        </w:rPr>
        <w:t xml:space="preserve"/>
      </w:r>
    </w:p>
    <w:p>
      <w:pPr>
        <w:shd w:fill="D9EAD3" w:color="auto" w:val="clear"/>
        <w:spacing w:after="140" w:line="300"/>
      </w:pPr>
      <w:del w:id="13" w:author="1+1, в ответ на правки" w:date="Wed Oct 28 2026 10:10:36 GMT+0000 (Coordinated Universal Time)">
        <w:r>
          <w:rPr>
            <w:rFonts w:ascii="Times New Roman" w:cs="Times New Roman" w:eastAsia="Times New Roman" w:hAnsi="Times New Roman"/>
            <w:sz w:val="22"/>
            <w:szCs w:val="22"/>
          </w:rPr>
          <w:delText xml:space="preserve">Вид проверки определяет её стоимость и сроки: тематический аудит одного участка и комплексная проверка за три года — работа разного объёма.</w:delText>
        </w:r>
      </w:del>
      <w:commentRangeStart w:id="6"/>
      <w:ins w:id="14" w:author="1+1, в ответ на правки" w:date="Wed Oct 28 2026 10:10:36 GMT+0000 (Coordinated Universal Time)">
        <w:r>
          <w:rPr>
            <w:rFonts w:ascii="Times New Roman" w:cs="Times New Roman" w:eastAsia="Times New Roman" w:hAnsi="Times New Roman"/>
            <w:b w:val="false"/>
            <w:bCs w:val="false"/>
            <w:sz w:val="22"/>
            <w:szCs w:val="22"/>
          </w:rPr>
          <w:t xml:space="preserve">Стоимость работ зависит от объёма и целей проверки.</w:t>
        </w:r>
      </w:ins>
      <w:commentRangeEnd w:id="6"/>
      <w:r>
        <w:commentReference w:id="6"/>
      </w:r>
    </w:p>
    <w:p>
      <w:pPr>
        <w:shd w:fill="D9EAD3" w:color="auto" w:val="clear"/>
        <w:spacing w:after="140"/>
      </w:pPr>
      <w:r>
        <w:rPr>
          <w:rFonts w:ascii="Arial" w:cs="Arial" w:eastAsia="Arial" w:hAnsi="Arial"/>
          <w:b w:val="false"/>
          <w:bCs w:val="false"/>
          <w:i/>
          <w:iCs/>
          <w:color w:val="666666"/>
          <w:sz w:val="18"/>
          <w:szCs w:val="18"/>
        </w:rPr>
        <w:t xml:space="preserve">Таблица собрана из четырёх задач аудита, перечисленных в исходной статье, и дополнена видами из практики.</w:t>
      </w:r>
    </w:p>
    <w:p>
      <w:pPr>
        <w:spacing w:after="160"/>
        <w:ind w:left="200"/>
      </w:pPr>
      <w:r>
        <w:rPr>
          <w:rFonts w:ascii="Arial" w:cs="Arial" w:eastAsia="Arial" w:hAnsi="Arial"/>
          <w:b w:val="false"/>
          <w:bCs w:val="false"/>
          <w:i/>
          <w:iCs/>
          <w:color w:val="C00000"/>
          <w:sz w:val="18"/>
          <w:szCs w:val="18"/>
        </w:rPr>
        <w:t xml:space="preserve">Ответ получен: налоговый и тематический аудит убраны — по факту не проводятся.</w:t>
      </w:r>
    </w:p>
    <w:p>
      <w:pPr>
        <w:spacing w:after="120" w:before="300"/>
      </w:pPr>
      <w:r>
        <w:rPr>
          <w:rFonts w:ascii="Arial" w:cs="Arial" w:eastAsia="Arial" w:hAnsi="Arial"/>
          <w:b/>
          <w:bCs/>
          <w:color w:val="1F3864"/>
          <w:sz w:val="26"/>
          <w:szCs w:val="26"/>
        </w:rPr>
        <w:t xml:space="preserve">Как проходит инициативный аудит</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Коротко о процессе — чтобы было понятно, что вас ждёт, если решите провести инициативный аудит.</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Постановка задачи.</w:t>
      </w:r>
      <w:r>
        <w:rPr>
          <w:rFonts w:ascii="Times New Roman" w:cs="Times New Roman" w:eastAsia="Times New Roman" w:hAnsi="Times New Roman"/>
          <w:b w:val="false"/>
          <w:bCs w:val="false"/>
          <w:i w:val="false"/>
          <w:iCs w:val="false"/>
          <w:sz w:val="22"/>
          <w:szCs w:val="22"/>
        </w:rPr>
        <w:t xml:space="preserve"> Вы формулируете, что беспокоит: налоговые риски, качество учёта, подготовка к сделке. От этого зависят период и перечень вопросов.</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Согласование объёма и сроков.</w:t>
      </w:r>
      <w:r>
        <w:rPr>
          <w:rFonts w:ascii="Times New Roman" w:cs="Times New Roman" w:eastAsia="Times New Roman" w:hAnsi="Times New Roman"/>
          <w:b w:val="false"/>
          <w:bCs w:val="false"/>
          <w:i w:val="false"/>
          <w:iCs w:val="false"/>
          <w:sz w:val="22"/>
          <w:szCs w:val="22"/>
        </w:rPr>
        <w:t xml:space="preserve"> Определяется, какие участки и за какой период проверяются, что нужно от вашей стороны.</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Сбор данных.</w:t>
      </w:r>
      <w:r>
        <w:rPr>
          <w:rFonts w:ascii="Times New Roman" w:cs="Times New Roman" w:eastAsia="Times New Roman" w:hAnsi="Times New Roman"/>
          <w:b w:val="false"/>
          <w:bCs w:val="false"/>
          <w:i w:val="false"/>
          <w:iCs w:val="false"/>
          <w:sz w:val="22"/>
          <w:szCs w:val="22"/>
        </w:rPr>
        <w:t xml:space="preserve"> Проверяющие получают доступ к базе, первичным документам и отчётности.</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Проверка.</w:t>
      </w:r>
      <w:r>
        <w:rPr>
          <w:rFonts w:ascii="Times New Roman" w:cs="Times New Roman" w:eastAsia="Times New Roman" w:hAnsi="Times New Roman"/>
          <w:b w:val="false"/>
          <w:bCs w:val="false"/>
          <w:i w:val="false"/>
          <w:iCs w:val="false"/>
          <w:sz w:val="22"/>
          <w:szCs w:val="22"/>
        </w:rPr>
        <w:t xml:space="preserve"> Анализируются учёт, отчётность, расчёты с бюджетом и операции, которые создают риск.</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Отчёт.</w:t>
      </w:r>
      <w:r>
        <w:rPr>
          <w:rFonts w:ascii="Times New Roman" w:cs="Times New Roman" w:eastAsia="Times New Roman" w:hAnsi="Times New Roman"/>
          <w:b w:val="false"/>
          <w:bCs w:val="false"/>
          <w:i w:val="false"/>
          <w:iCs w:val="false"/>
          <w:sz w:val="22"/>
          <w:szCs w:val="22"/>
        </w:rPr>
        <w:t xml:space="preserve"> Вы получаете перечень найденного: что нарушено, чем это грозит и что с этим делать. Хороший отчёт заканчивается не списком замечаний, а порядком действий.</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Исправление.</w:t>
      </w:r>
      <w:r>
        <w:rPr>
          <w:rFonts w:ascii="Times New Roman" w:cs="Times New Roman" w:eastAsia="Times New Roman" w:hAnsi="Times New Roman"/>
          <w:b w:val="false"/>
          <w:bCs w:val="false"/>
          <w:i w:val="false"/>
          <w:iCs w:val="false"/>
          <w:sz w:val="22"/>
          <w:szCs w:val="22"/>
        </w:rPr>
        <w:t xml:space="preserve"> Ошибки исправляются силами вашей бухгалтерии или проверяющих — это решается отдельно.</w:t>
      </w:r>
    </w:p>
    <w:p>
      <w:pPr>
        <w:spacing w:after="160"/>
        <w:ind w:left="200"/>
      </w:pPr>
      <w:r>
        <w:rPr>
          <w:rFonts w:ascii="Arial" w:cs="Arial" w:eastAsia="Arial" w:hAnsi="Arial"/>
          <w:b w:val="false"/>
          <w:bCs w:val="false"/>
          <w:i/>
          <w:iCs/>
          <w:color w:val="C00000"/>
          <w:sz w:val="18"/>
          <w:szCs w:val="18"/>
        </w:rPr>
        <w:t xml:space="preserve">Ответ получен: сроки не указываем — на разном аудите они разные. Период проверки описан в разделе «Вопрос-ответ».</w:t>
      </w:r>
    </w:p>
    <w:p>
      <w:pPr>
        <w:spacing w:after="120" w:before="300"/>
      </w:pPr>
      <w:r>
        <w:rPr>
          <w:rFonts w:ascii="Arial" w:cs="Arial" w:eastAsia="Arial" w:hAnsi="Arial"/>
          <w:b/>
          <w:bCs/>
          <w:color w:val="1F3864"/>
          <w:sz w:val="26"/>
          <w:szCs w:val="26"/>
        </w:rPr>
        <w:t xml:space="preserve">Типичные ошибки и нарушения, которые выявляет проверка</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Чаще всего при аудитах мы находим одно и то же:</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зависшие подотчётные суммы</w:t>
      </w:r>
      <w:r>
        <w:rPr>
          <w:rFonts w:ascii="Times New Roman" w:cs="Times New Roman" w:eastAsia="Times New Roman" w:hAnsi="Times New Roman"/>
          <w:b w:val="false"/>
          <w:bCs w:val="false"/>
          <w:i w:val="false"/>
          <w:iCs w:val="false"/>
          <w:sz w:val="22"/>
          <w:szCs w:val="22"/>
        </w:rPr>
        <w:t xml:space="preserve"> — деньги выданы, авансовый отчёт не сдан;</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беспроцентные займы</w:t>
      </w:r>
      <w:r>
        <w:rPr>
          <w:rFonts w:ascii="Times New Roman" w:cs="Times New Roman" w:eastAsia="Times New Roman" w:hAnsi="Times New Roman"/>
          <w:b w:val="false"/>
          <w:bCs w:val="false"/>
          <w:i w:val="false"/>
          <w:iCs w:val="false"/>
          <w:sz w:val="22"/>
          <w:szCs w:val="22"/>
        </w:rPr>
        <w:t xml:space="preserve">, оформленные без учёта налоговых последствий;</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отрицательные остатки</w:t>
      </w:r>
      <w:r>
        <w:rPr>
          <w:rFonts w:ascii="Times New Roman" w:cs="Times New Roman" w:eastAsia="Times New Roman" w:hAnsi="Times New Roman"/>
          <w:b w:val="false"/>
          <w:bCs w:val="false"/>
          <w:i w:val="false"/>
          <w:iCs w:val="false"/>
          <w:sz w:val="22"/>
          <w:szCs w:val="22"/>
        </w:rPr>
        <w:t xml:space="preserve"> на счетах — товара на складе по учёту меньше нуля;</w:t>
      </w:r>
    </w:p>
    <w:p>
      <w:pPr>
        <w:pStyle w:val="ListParagraph"/>
        <w:numPr>
          <w:ilvl w:val="0"/>
          <w:numId w:val="1"/>
        </w:numPr>
        <w:shd w:fill="D9EAD3" w:color="auto" w:val="clear"/>
        <w:spacing w:after="80" w:line="300"/>
      </w:pPr>
      <w:del w:id="15" w:author="1+1, в ответ на правки" w:date="Wed Oct 28 2026 10:10:36 GMT+0000 (Coordinated Universal Time)">
        <w:r>
          <w:rPr>
            <w:rFonts w:ascii="Times New Roman" w:cs="Times New Roman" w:eastAsia="Times New Roman" w:hAnsi="Times New Roman"/>
            <w:sz w:val="22"/>
            <w:szCs w:val="22"/>
          </w:rPr>
          <w:delText xml:space="preserve">первичные документы без обязательных реквизитов — такой документ инспекция к расходам не примет;</w:delText>
        </w:r>
      </w:del>
      <w:commentRangeStart w:id="7"/>
      <w:ins w:id="16" w:author="1+1, в ответ на правки" w:date="Wed Oct 28 2026 10:10:36 GMT+0000 (Coordinated Universal Time)">
        <w:r>
          <w:rPr>
            <w:rFonts w:ascii="Times New Roman" w:cs="Times New Roman" w:eastAsia="Times New Roman" w:hAnsi="Times New Roman"/>
            <w:b w:val="false"/>
            <w:bCs w:val="false"/>
            <w:sz w:val="22"/>
            <w:szCs w:val="22"/>
          </w:rPr>
          <w:t xml:space="preserve">отсутствие закрывающих документов</w:t>
        </w:r>
      </w:ins>
      <w:ins w:id="17" w:author="1+1, в ответ на правки" w:date="Wed Oct 28 2026 10:10:36 GMT+0000 (Coordinated Universal Time)">
        <w:r>
          <w:rPr>
            <w:rFonts w:ascii="Times New Roman" w:cs="Times New Roman" w:eastAsia="Times New Roman" w:hAnsi="Times New Roman"/>
            <w:b/>
            <w:bCs/>
            <w:sz w:val="22"/>
            <w:szCs w:val="22"/>
          </w:rPr>
          <w:t xml:space="preserve"> — расход есть, а подтверждения нет, и инспекция такой расход не примет;</w:t>
        </w:r>
      </w:ins>
      <w:commentRangeEnd w:id="7"/>
      <w:r>
        <w:commentReference w:id="7"/>
      </w:r>
    </w:p>
    <w:p>
      <w:pPr>
        <w:pStyle w:val="ListParagraph"/>
        <w:numPr>
          <w:ilvl w:val="0"/>
          <w:numId w:val="1"/>
        </w:numPr>
        <w:shd w:fill="D9EAD3" w:color="auto" w:val="clear"/>
        <w:spacing w:after="80" w:line="300"/>
      </w:pPr>
      <w:del w:id="18" w:author="1+1, в ответ на правки" w:date="Wed Oct 28 2026 10:10:36 GMT+0000 (Coordinated Universal Time)">
        <w:r>
          <w:rPr>
            <w:rFonts w:ascii="Times New Roman" w:cs="Times New Roman" w:eastAsia="Times New Roman" w:hAnsi="Times New Roman"/>
            <w:sz w:val="22"/>
            <w:szCs w:val="22"/>
          </w:rPr>
          <w:delText xml:space="preserve">дубли контрагентов в базе, из-за которых расчёты не сходятся;</w:delText>
        </w:r>
      </w:del>
      <w:commentRangeStart w:id="8"/>
      <w:ins w:id="19" w:author="1+1, в ответ на правки" w:date="Wed Oct 28 2026 10:10:36 GMT+0000 (Coordinated Universal Time)">
        <w:r>
          <w:rPr>
            <w:rFonts w:ascii="Times New Roman" w:cs="Times New Roman" w:eastAsia="Times New Roman" w:hAnsi="Times New Roman"/>
            <w:b w:val="false"/>
            <w:bCs w:val="false"/>
            <w:sz w:val="22"/>
            <w:szCs w:val="22"/>
          </w:rPr>
          <w:t xml:space="preserve">недостаточность аналитического учёта</w:t>
        </w:r>
      </w:ins>
      <w:ins w:id="20" w:author="1+1, в ответ на правки" w:date="Wed Oct 28 2026 10:10:36 GMT+0000 (Coordinated Universal Time)">
        <w:r>
          <w:rPr>
            <w:rFonts w:ascii="Times New Roman" w:cs="Times New Roman" w:eastAsia="Times New Roman" w:hAnsi="Times New Roman"/>
            <w:b/>
            <w:bCs/>
            <w:sz w:val="22"/>
            <w:szCs w:val="22"/>
          </w:rPr>
          <w:t xml:space="preserve"> — непонятно, по каким конкретно договорам прошли оплаты; товары нескольких складов учитываются как один;</w:t>
        </w:r>
      </w:ins>
      <w:commentRangeEnd w:id="8"/>
      <w:r>
        <w:commentReference w:id="8"/>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учёт по устаревшим правилам</w:t>
      </w:r>
      <w:r>
        <w:rPr>
          <w:rFonts w:ascii="Times New Roman" w:cs="Times New Roman" w:eastAsia="Times New Roman" w:hAnsi="Times New Roman"/>
          <w:b w:val="false"/>
          <w:bCs w:val="false"/>
          <w:i w:val="false"/>
          <w:iCs w:val="false"/>
          <w:sz w:val="22"/>
          <w:szCs w:val="22"/>
        </w:rPr>
        <w:t xml:space="preserve"> — бухгалтерские стандарты меняются, и не все изменения доходят до рабочей базы;</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неверный расчёт себестоимости</w:t>
      </w:r>
      <w:r>
        <w:rPr>
          <w:rFonts w:ascii="Times New Roman" w:cs="Times New Roman" w:eastAsia="Times New Roman" w:hAnsi="Times New Roman"/>
          <w:b w:val="false"/>
          <w:bCs w:val="false"/>
          <w:i w:val="false"/>
          <w:iCs w:val="false"/>
          <w:sz w:val="22"/>
          <w:szCs w:val="22"/>
        </w:rPr>
        <w:t xml:space="preserve"> — из-за него налог на прибыль завышен или занижен, а собственник не понимает реальную маржинальность;</w:t>
      </w:r>
    </w:p>
    <w:p>
      <w:pPr>
        <w:pStyle w:val="ListParagraph"/>
        <w:numPr>
          <w:ilvl w:val="0"/>
          <w:numId w:val="1"/>
        </w:numPr>
        <w:shd w:fill="D9EAD3" w:color="auto" w:val="clear"/>
        <w:spacing w:after="80" w:line="300"/>
      </w:pPr>
      <w:del w:id="21" w:author="1+1, в ответ на правки" w:date="Wed Oct 28 2026 10:10:36 GMT+0000 (Coordinated Universal Time)">
        <w:r>
          <w:rPr>
            <w:rFonts w:ascii="Times New Roman" w:cs="Times New Roman" w:eastAsia="Times New Roman" w:hAnsi="Times New Roman"/>
            <w:sz w:val="22"/>
            <w:szCs w:val="22"/>
          </w:rPr>
          <w:delText xml:space="preserve">ошибки в зарплате и взносах — и сотрудники недополучают деньги, и компания получает претензии.</w:delText>
        </w:r>
      </w:del>
      <w:commentRangeStart w:id="9"/>
      <w:ins w:id="22" w:author="1+1, в ответ на правки" w:date="Wed Oct 28 2026 10:10:36 GMT+0000 (Coordinated Universal Time)">
        <w:r>
          <w:rPr>
            <w:rFonts w:ascii="Times New Roman" w:cs="Times New Roman" w:eastAsia="Times New Roman" w:hAnsi="Times New Roman"/>
            <w:b w:val="false"/>
            <w:bCs w:val="false"/>
            <w:sz w:val="22"/>
            <w:szCs w:val="22"/>
          </w:rPr>
          <w:t xml:space="preserve">ошибки в зарплате и взносах</w:t>
        </w:r>
      </w:ins>
      <w:ins w:id="23" w:author="1+1, в ответ на правки" w:date="Wed Oct 28 2026 10:10:36 GMT+0000 (Coordinated Universal Time)">
        <w:r>
          <w:rPr>
            <w:rFonts w:ascii="Times New Roman" w:cs="Times New Roman" w:eastAsia="Times New Roman" w:hAnsi="Times New Roman"/>
            <w:b/>
            <w:bCs/>
            <w:sz w:val="22"/>
            <w:szCs w:val="22"/>
          </w:rPr>
          <w:t xml:space="preserve"> — компания получает большое количество претензий по расчётам.</w:t>
        </w:r>
      </w:ins>
      <w:commentRangeEnd w:id="9"/>
      <w:r>
        <w:commentReference w:id="9"/>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Подробный разбор каждой ошибки с последствиями и порядком исправления — в отдельной статье об ошибках бухгалтера.</w:t>
      </w:r>
    </w:p>
    <w:p>
      <w:pPr>
        <w:shd w:fill="D9EAD3" w:color="auto" w:val="clear"/>
        <w:spacing w:after="140"/>
      </w:pPr>
      <w:r>
        <w:rPr>
          <w:rFonts w:ascii="Arial" w:cs="Arial" w:eastAsia="Arial" w:hAnsi="Arial"/>
          <w:b w:val="false"/>
          <w:bCs w:val="false"/>
          <w:i/>
          <w:iCs/>
          <w:color w:val="666666"/>
          <w:sz w:val="18"/>
          <w:szCs w:val="18"/>
        </w:rPr>
        <w:t xml:space="preserve">Слова «об ошибках бухгалтера» сделать ссылкой на /news/samye-rasprostranennye-kosyaki-v-bukhgalterii-kotorye-my-vyyavlyaem-pri-auditakh-i-chem-oni-grozyat/</w:t>
      </w:r>
    </w:p>
    <w:p>
      <w:pPr>
        <w:shd w:fill="D9EAD3" w:color="auto" w:val="clear"/>
        <w:spacing w:after="140" w:line="300"/>
      </w:pPr>
      <w:del w:id="24" w:author="1+1, в ответ на правки" w:date="Wed Oct 28 2026 10:10:36 GMT+0000 (Coordinated Universal Time)">
        <w:r>
          <w:rPr>
            <w:rFonts w:ascii="Times New Roman" w:cs="Times New Roman" w:eastAsia="Times New Roman" w:hAnsi="Times New Roman"/>
            <w:sz w:val="22"/>
            <w:szCs w:val="22"/>
          </w:rPr>
          <w:delText xml:space="preserve">Отдельно стоит сказать: большинство этих нарушений не выглядят страшно по одному. Опасны они накопленным эффектом за те самые три года, которые вправе проверить инспекция.</w:delText>
        </w:r>
      </w:del>
      <w:commentRangeStart w:id="10"/>
      <w:ins w:id="25" w:author="1+1, в ответ на правки" w:date="Wed Oct 28 2026 10:10:36 GMT+0000 (Coordinated Universal Time)">
        <w:r>
          <w:rPr>
            <w:rFonts w:ascii="Times New Roman" w:cs="Times New Roman" w:eastAsia="Times New Roman" w:hAnsi="Times New Roman"/>
            <w:b w:val="false"/>
            <w:bCs w:val="false"/>
            <w:sz w:val="22"/>
            <w:szCs w:val="22"/>
          </w:rPr>
          <w:t xml:space="preserve">Сами по себе эти недочёты могут казаться незначительными, но накопленные, к примеру, за три года — тот период, который вправе проверить инспекция, — способны серьёзно увеличить налоговые и финансовые риски компании.</w:t>
        </w:r>
      </w:ins>
      <w:commentRangeEnd w:id="10"/>
      <w:r>
        <w:commentReference w:id="10"/>
      </w:r>
    </w:p>
    <w:p>
      <w:pPr>
        <w:spacing w:after="160"/>
        <w:ind w:left="200"/>
      </w:pPr>
      <w:r>
        <w:rPr>
          <w:rFonts w:ascii="Arial" w:cs="Arial" w:eastAsia="Arial" w:hAnsi="Arial"/>
          <w:b w:val="false"/>
          <w:bCs w:val="false"/>
          <w:i/>
          <w:iCs/>
          <w:color w:val="666666"/>
          <w:sz w:val="18"/>
          <w:szCs w:val="18"/>
        </w:rPr>
        <w:t xml:space="preserve">Источник: наша статья «Ошибки бухгалтера», фактура сверена 22.09.2026. Уровень — практика компании, не норма закона</w:t>
      </w:r>
    </w:p>
    <w:p>
      <w:pPr>
        <w:spacing w:after="120" w:before="300"/>
      </w:pPr>
      <w:r>
        <w:rPr>
          <w:rFonts w:ascii="Arial" w:cs="Arial" w:eastAsia="Arial" w:hAnsi="Arial"/>
          <w:b/>
          <w:bCs/>
          <w:color w:val="1F3864"/>
          <w:sz w:val="26"/>
          <w:szCs w:val="26"/>
        </w:rPr>
        <w:t xml:space="preserve">Когда проводить аудит</w:t>
      </w:r>
    </w:p>
    <w:p>
      <w:pPr>
        <w:spacing w:after="140" w:line="300"/>
      </w:pPr>
      <w:r>
        <w:rPr>
          <w:rFonts w:ascii="Times New Roman" w:cs="Times New Roman" w:eastAsia="Times New Roman" w:hAnsi="Times New Roman"/>
          <w:b w:val="false"/>
          <w:bCs w:val="false"/>
          <w:i w:val="false"/>
          <w:iCs w:val="false"/>
          <w:sz w:val="22"/>
          <w:szCs w:val="22"/>
        </w:rPr>
        <w:t xml:space="preserve">Практически в любое время года или по потребности. Но если вы стремитесь включить аудит в регулярные бизнес-процессы, то лучше перед сдачей годовой бухгалтерской отчётности или в конце года — чтобы у бухгалтеров была возможность исправить выявленные ошибки или недоработки.</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Есть и события, после которых проверка нужна независимо от календаря: уволился главный бухгалтер, </w:t>
      </w:r>
      <w:del w:id="26" w:author="1+1, в ответ на правки" w:date="Wed Oct 28 2026 10:10:36 GMT+0000 (Coordinated Universal Time)">
        <w:r>
          <w:rPr>
            <w:rFonts w:ascii="Times New Roman" w:cs="Times New Roman" w:eastAsia="Times New Roman" w:hAnsi="Times New Roman"/>
            <w:sz w:val="22"/>
            <w:szCs w:val="22"/>
          </w:rPr>
          <w:delText xml:space="preserve">пришло требование из налоговой, </w:delText>
        </w:r>
      </w:del>
      <w:r>
        <w:rPr>
          <w:rFonts w:ascii="Times New Roman" w:cs="Times New Roman" w:eastAsia="Times New Roman" w:hAnsi="Times New Roman"/>
          <w:b w:val="false"/>
          <w:bCs w:val="false"/>
          <w:i w:val="false"/>
          <w:iCs w:val="false"/>
          <w:sz w:val="22"/>
          <w:szCs w:val="22"/>
        </w:rPr>
        <w:t xml:space="preserve">компания готовится к сделке, меняется налоговый режим или бизнес вырос настолько, что прежняя схема учёта перестала справляться.</w:t>
      </w:r>
    </w:p>
    <w:p>
      <w:pPr>
        <w:spacing w:after="120" w:before="300"/>
      </w:pPr>
      <w:r>
        <w:rPr>
          <w:rFonts w:ascii="Arial" w:cs="Arial" w:eastAsia="Arial" w:hAnsi="Arial"/>
          <w:b/>
          <w:bCs/>
          <w:color w:val="1F3864"/>
          <w:sz w:val="26"/>
          <w:szCs w:val="26"/>
        </w:rPr>
        <w:t xml:space="preserve">Преимущества инициативного аудита</w:t>
      </w:r>
    </w:p>
    <w:p>
      <w:pPr>
        <w:shd w:fill="D9EAD3" w:color="auto" w:val="clear"/>
        <w:spacing w:after="40" w:before="160"/>
      </w:pPr>
      <w:r>
        <w:rPr>
          <w:rFonts w:ascii="Arial" w:cs="Arial" w:eastAsia="Arial" w:hAnsi="Arial"/>
          <w:b/>
          <w:bCs/>
          <w:color w:val="444444"/>
          <w:sz w:val="16"/>
          <w:szCs w:val="16"/>
        </w:rPr>
        <w:t xml:space="preserve">▌ДОБАВЛЕНО ПО ТЗ</w:t>
      </w:r>
    </w:p>
    <w:p>
      <w:pPr>
        <w:pStyle w:val="ListParagraph"/>
        <w:numPr>
          <w:ilvl w:val="0"/>
          <w:numId w:val="1"/>
        </w:numPr>
        <w:shd w:fill="D9EAD3" w:color="auto" w:val="clear"/>
        <w:spacing w:after="80" w:line="300"/>
      </w:pPr>
      <w:del w:id="27" w:author="1+1, в ответ на правки" w:date="Wed Oct 28 2026 10:10:36 GMT+0000 (Coordinated Universal Time)">
        <w:r>
          <w:rPr>
            <w:rFonts w:ascii="Times New Roman" w:cs="Times New Roman" w:eastAsia="Times New Roman" w:hAnsi="Times New Roman"/>
            <w:sz w:val="22"/>
            <w:szCs w:val="22"/>
          </w:rPr>
          <w:delText xml:space="preserve">Вы выбираете период и вопросы. Можно проверить один участок за квартал, а можно всё за три года.</w:delText>
        </w:r>
      </w:del>
      <w:commentRangeStart w:id="11"/>
      <w:ins w:id="28" w:author="1+1, в ответ на правки" w:date="Wed Oct 28 2026 10:10:36 GMT+0000 (Coordinated Universal Time)">
        <w:r>
          <w:rPr>
            <w:rFonts w:ascii="Times New Roman" w:cs="Times New Roman" w:eastAsia="Times New Roman" w:hAnsi="Times New Roman"/>
            <w:b w:val="false"/>
            <w:bCs w:val="false"/>
            <w:sz w:val="22"/>
            <w:szCs w:val="22"/>
          </w:rPr>
          <w:t xml:space="preserve">Вы самостоятельно выбираете период проверки и задаёте цели аудита.</w:t>
        </w:r>
      </w:ins>
      <w:commentRangeEnd w:id="11"/>
      <w:r>
        <w:commentReference w:id="11"/>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Проблема находится раньше инспекции.</w:t>
      </w:r>
      <w:r>
        <w:rPr>
          <w:rFonts w:ascii="Times New Roman" w:cs="Times New Roman" w:eastAsia="Times New Roman" w:hAnsi="Times New Roman"/>
          <w:b w:val="false"/>
          <w:bCs w:val="false"/>
          <w:i w:val="false"/>
          <w:iCs w:val="false"/>
          <w:sz w:val="22"/>
          <w:szCs w:val="22"/>
        </w:rPr>
        <w:t xml:space="preserve"> Ошибку, найденную самостоятельно, можно исправить, подав уточнённую декларацию. Если недоимка и пени закрыты и на едином налоговом счёте есть положительное сальдо, штрафа по статье 122 НК РФ не будет.</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Решение, а не только диагноз.</w:t>
      </w:r>
      <w:r>
        <w:rPr>
          <w:rFonts w:ascii="Times New Roman" w:cs="Times New Roman" w:eastAsia="Times New Roman" w:hAnsi="Times New Roman"/>
          <w:b w:val="false"/>
          <w:bCs w:val="false"/>
          <w:i w:val="false"/>
          <w:iCs w:val="false"/>
          <w:sz w:val="22"/>
          <w:szCs w:val="22"/>
        </w:rPr>
        <w:t xml:space="preserve"> Проверка показывает не только что сделано неверно, </w:t>
      </w:r>
      <w:del w:id="29" w:author="1+1, в ответ на правки" w:date="Wed Oct 28 2026 10:10:36 GMT+0000 (Coordinated Universal Time)">
        <w:r>
          <w:rPr>
            <w:rFonts w:ascii="Times New Roman" w:cs="Times New Roman" w:eastAsia="Times New Roman" w:hAnsi="Times New Roman"/>
            <w:sz w:val="22"/>
            <w:szCs w:val="22"/>
          </w:rPr>
          <w:delText xml:space="preserve">но и как это исправить.</w:delText>
        </w:r>
      </w:del>
      <w:commentRangeStart w:id="12"/>
      <w:ins w:id="30" w:author="1+1, в ответ на правки" w:date="Wed Oct 28 2026 10:10:36 GMT+0000 (Coordinated Universal Time)">
        <w:r>
          <w:rPr>
            <w:rFonts w:ascii="Times New Roman" w:cs="Times New Roman" w:eastAsia="Times New Roman" w:hAnsi="Times New Roman"/>
            <w:b w:val="false"/>
            <w:bCs w:val="false"/>
            <w:sz w:val="22"/>
            <w:szCs w:val="22"/>
          </w:rPr>
          <w:t xml:space="preserve">но и включает рекомендации по исправлению.</w:t>
        </w:r>
      </w:ins>
      <w:commentRangeEnd w:id="12"/>
      <w:r>
        <w:commentReference w:id="12"/>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Понятная картина для собственника.</w:t>
      </w:r>
      <w:r>
        <w:rPr>
          <w:rFonts w:ascii="Times New Roman" w:cs="Times New Roman" w:eastAsia="Times New Roman" w:hAnsi="Times New Roman"/>
          <w:b w:val="false"/>
          <w:bCs w:val="false"/>
          <w:i w:val="false"/>
          <w:iCs w:val="false"/>
          <w:sz w:val="22"/>
          <w:szCs w:val="22"/>
        </w:rPr>
        <w:t xml:space="preserve"> </w:t>
      </w:r>
      <w:del w:id="31" w:author="1+1, в ответ на правки" w:date="Wed Oct 28 2026 10:10:36 GMT+0000 (Coordinated Universal Time)">
        <w:r>
          <w:rPr>
            <w:rFonts w:ascii="Times New Roman" w:cs="Times New Roman" w:eastAsia="Times New Roman" w:hAnsi="Times New Roman"/>
            <w:sz w:val="22"/>
            <w:szCs w:val="22"/>
          </w:rPr>
          <w:delText xml:space="preserve">После проверки вы знаете, чему в своих цифрах можно доверять.</w:delText>
        </w:r>
      </w:del>
      <w:commentRangeStart w:id="13"/>
      <w:ins w:id="32" w:author="1+1, в ответ на правки" w:date="Wed Oct 28 2026 10:10:36 GMT+0000 (Coordinated Universal Time)">
        <w:r>
          <w:rPr>
            <w:rFonts w:ascii="Times New Roman" w:cs="Times New Roman" w:eastAsia="Times New Roman" w:hAnsi="Times New Roman"/>
            <w:b w:val="false"/>
            <w:bCs w:val="false"/>
            <w:sz w:val="22"/>
            <w:szCs w:val="22"/>
          </w:rPr>
          <w:t xml:space="preserve">После проверки вы точно знаете, на какие цифры можно опираться.</w:t>
        </w:r>
      </w:ins>
      <w:commentRangeEnd w:id="13"/>
      <w:r>
        <w:commentReference w:id="13"/>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Подготовка к сделке.</w:t>
      </w:r>
      <w:r>
        <w:rPr>
          <w:rFonts w:ascii="Times New Roman" w:cs="Times New Roman" w:eastAsia="Times New Roman" w:hAnsi="Times New Roman"/>
          <w:b w:val="false"/>
          <w:bCs w:val="false"/>
          <w:i w:val="false"/>
          <w:iCs w:val="false"/>
          <w:sz w:val="22"/>
          <w:szCs w:val="22"/>
        </w:rPr>
        <w:t xml:space="preserve"> </w:t>
      </w:r>
      <w:del w:id="33" w:author="1+1, в ответ на правки" w:date="Wed Oct 28 2026 10:10:36 GMT+0000 (Coordinated Universal Time)">
        <w:r>
          <w:rPr>
            <w:rFonts w:ascii="Times New Roman" w:cs="Times New Roman" w:eastAsia="Times New Roman" w:hAnsi="Times New Roman"/>
            <w:sz w:val="22"/>
            <w:szCs w:val="22"/>
          </w:rPr>
          <w:delText xml:space="preserve">Компанию с проверенным учётом проще продать и дороже оценить, а покупателю аудит показывает, что он на самом деле покупает.</w:delText>
        </w:r>
      </w:del>
      <w:commentRangeStart w:id="14"/>
      <w:ins w:id="34" w:author="1+1, в ответ на правки" w:date="Wed Oct 28 2026 10:10:36 GMT+0000 (Coordinated Universal Time)">
        <w:r>
          <w:rPr>
            <w:rFonts w:ascii="Times New Roman" w:cs="Times New Roman" w:eastAsia="Times New Roman" w:hAnsi="Times New Roman"/>
            <w:b w:val="false"/>
            <w:bCs w:val="false"/>
            <w:sz w:val="22"/>
            <w:szCs w:val="22"/>
          </w:rPr>
          <w:t xml:space="preserve">Проведённый аудит бухгалтерского и налогового учёта — всегда плюс при продаже компании, а покупателю он показывает, что он на самом деле покупает.</w:t>
        </w:r>
      </w:ins>
      <w:commentRangeEnd w:id="14"/>
      <w:r>
        <w:commentReference w:id="14"/>
      </w:r>
    </w:p>
    <w:p>
      <w:pPr>
        <w:pStyle w:val="ListParagraph"/>
        <w:numPr>
          <w:ilvl w:val="0"/>
          <w:numId w:val="1"/>
        </w:numPr>
        <w:shd w:fill="D9EAD3" w:color="auto" w:val="clear"/>
        <w:spacing w:after="80" w:line="300"/>
      </w:pPr>
      <w:del w:id="35" w:author="1+1, в ответ на правки" w:date="Wed Oct 28 2026 10:10:36 GMT+0000 (Coordinated Universal Time)">
        <w:r>
          <w:rPr>
            <w:rFonts w:ascii="Times New Roman" w:cs="Times New Roman" w:eastAsia="Times New Roman" w:hAnsi="Times New Roman"/>
            <w:sz w:val="22"/>
            <w:szCs w:val="22"/>
          </w:rPr>
          <w:delText xml:space="preserve">Оценка работы бухгалтерии без конфликта. Внешняя проверка отвечает на вопрос о квалификации сотрудника фактами, а не ощущениями.</w:delText>
        </w:r>
      </w:del>
      <w:commentRangeStart w:id="15"/>
      <w:ins w:id="36" w:author="1+1, в ответ на правки" w:date="Wed Oct 28 2026 10:10:36 GMT+0000 (Coordinated Universal Time)">
        <w:r>
          <w:rPr>
            <w:rFonts w:ascii="Times New Roman" w:cs="Times New Roman" w:eastAsia="Times New Roman" w:hAnsi="Times New Roman"/>
            <w:b w:val="false"/>
            <w:bCs w:val="false"/>
            <w:sz w:val="22"/>
            <w:szCs w:val="22"/>
          </w:rPr>
          <w:t xml:space="preserve">Объективная оценка работы бухгалтерии.</w:t>
        </w:r>
      </w:ins>
      <w:ins w:id="37" w:author="1+1, в ответ на правки" w:date="Wed Oct 28 2026 10:10:36 GMT+0000 (Coordinated Universal Time)">
        <w:r>
          <w:rPr>
            <w:rFonts w:ascii="Times New Roman" w:cs="Times New Roman" w:eastAsia="Times New Roman" w:hAnsi="Times New Roman"/>
            <w:b/>
            <w:bCs/>
            <w:sz w:val="22"/>
            <w:szCs w:val="22"/>
          </w:rPr>
          <w:t xml:space="preserve"> Внешняя проверка даёт фактические выводы о квалификации сотрудников, исключая субъективные оценки.</w:t>
        </w:r>
      </w:ins>
      <w:commentRangeEnd w:id="15"/>
      <w:r>
        <w:commentReference w:id="15"/>
      </w:r>
    </w:p>
    <w:p>
      <w:pPr>
        <w:spacing w:after="160"/>
        <w:ind w:left="200"/>
      </w:pPr>
      <w:r>
        <w:rPr>
          <w:rFonts w:ascii="Arial" w:cs="Arial" w:eastAsia="Arial" w:hAnsi="Arial"/>
          <w:b w:val="false"/>
          <w:bCs w:val="false"/>
          <w:i/>
          <w:iCs/>
          <w:color w:val="666666"/>
          <w:sz w:val="18"/>
          <w:szCs w:val="18"/>
        </w:rPr>
        <w:t xml:space="preserve">Источник: </w:t>
      </w:r>
      <w:hyperlink w:history="1" r:id="rIdlgvb4_xa7iwtplvbzaoho">
        <w:r>
          <w:rPr>
            <w:rFonts w:ascii="Arial" w:cs="Arial" w:eastAsia="Arial" w:hAnsi="Arial"/>
            <w:color w:val="0563C1"/>
            <w:sz w:val="18"/>
            <w:szCs w:val="18"/>
            <w:u w:val="single"/>
          </w:rPr>
          <w:t xml:space="preserve">п. 4 ст. 122 НК РФ</w:t>
        </w:r>
      </w:hyperlink>
      <w:r>
        <w:rPr>
          <w:rFonts w:ascii="Arial" w:cs="Arial" w:eastAsia="Arial" w:hAnsi="Arial"/>
          <w:b w:val="false"/>
          <w:bCs w:val="false"/>
          <w:i/>
          <w:iCs/>
          <w:color w:val="666666"/>
          <w:sz w:val="18"/>
          <w:szCs w:val="18"/>
        </w:rPr>
        <w:t xml:space="preserve"> — об освобождении от штрафа при положительном сальдо ЕНС. Проверено 27.10.2026</w:t>
      </w:r>
    </w:p>
    <w:p>
      <w:pPr>
        <w:shd w:fill="DEEAF6" w:color="auto" w:val="clear"/>
        <w:spacing w:after="40" w:before="160"/>
      </w:pPr>
      <w:r>
        <w:rPr>
          <w:rFonts w:ascii="Arial" w:cs="Arial" w:eastAsia="Arial" w:hAnsi="Arial"/>
          <w:b/>
          <w:bCs/>
          <w:color w:val="444444"/>
          <w:sz w:val="16"/>
          <w:szCs w:val="16"/>
        </w:rPr>
        <w:t xml:space="preserve">▌ПРАВКА ЯЗЫКА</w:t>
      </w:r>
    </w:p>
    <w:p>
      <w:pPr>
        <w:shd w:fill="DEEAF6" w:color="auto" w:val="clear"/>
        <w:spacing w:after="140" w:line="300"/>
      </w:pPr>
      <w:r>
        <w:rPr>
          <w:rFonts w:ascii="Times New Roman" w:cs="Times New Roman" w:eastAsia="Times New Roman" w:hAnsi="Times New Roman"/>
          <w:b w:val="false"/>
          <w:bCs w:val="false"/>
          <w:i w:val="false"/>
          <w:iCs w:val="false"/>
          <w:sz w:val="22"/>
          <w:szCs w:val="22"/>
        </w:rPr>
        <w:t xml:space="preserve">Ключевая задача аудита — уменьшить риски, которые в компании создают практически все подразделения: и производство, и продажи, и даже маркетинг. Это полезный инструмент и по сути страховка для осознанных руководителей.</w:t>
      </w:r>
    </w:p>
    <w:p>
      <w:pPr>
        <w:shd w:fill="DEEAF6" w:color="auto" w:val="clear"/>
        <w:spacing w:after="140"/>
      </w:pPr>
      <w:r>
        <w:rPr>
          <w:rFonts w:ascii="Arial" w:cs="Arial" w:eastAsia="Arial" w:hAnsi="Arial"/>
          <w:b w:val="false"/>
          <w:bCs w:val="false"/>
          <w:i/>
          <w:iCs/>
          <w:color w:val="666666"/>
          <w:sz w:val="18"/>
          <w:szCs w:val="18"/>
        </w:rPr>
        <w:t xml:space="preserve">Финальный абзац исходной статьи. Было: «которые генерят практические все структурные подразделения — и производственники, и продажники, и даже маркетологи». «Генерят» — разговорное. «Страховка для осознанных руководителей» сохранена как авторская формулировка.</w:t>
      </w:r>
    </w:p>
    <w:p>
      <w:pPr>
        <w:spacing w:after="120" w:before="300"/>
      </w:pPr>
      <w:r>
        <w:rPr>
          <w:rFonts w:ascii="Arial" w:cs="Arial" w:eastAsia="Arial" w:hAnsi="Arial"/>
          <w:b/>
          <w:bCs/>
          <w:color w:val="1F3864"/>
          <w:sz w:val="26"/>
          <w:szCs w:val="26"/>
        </w:rPr>
        <w:t xml:space="preserve">Вопрос-ответ</w:t>
      </w:r>
    </w:p>
    <w:p>
      <w:pPr>
        <w:spacing w:after="120" w:before="200"/>
      </w:pPr>
      <w:r>
        <w:rPr>
          <w:rFonts w:ascii="Arial" w:cs="Arial" w:eastAsia="Arial" w:hAnsi="Arial"/>
          <w:b/>
          <w:bCs/>
          <w:color w:val="23251F"/>
          <w:sz w:val="22"/>
          <w:szCs w:val="22"/>
        </w:rPr>
        <w:t xml:space="preserve">Обязателен ли инициативный аудит?</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Нет. Это добровольная проверка по решению самой компании. Обязательный аудит — другое: его случаи перечислены в статье 5 закона № 307-ФЗ, и он проводится ежегодно.</w:t>
      </w:r>
    </w:p>
    <w:p>
      <w:pPr>
        <w:spacing w:after="120" w:before="200"/>
      </w:pPr>
      <w:r>
        <w:rPr>
          <w:rFonts w:ascii="Arial" w:cs="Arial" w:eastAsia="Arial" w:hAnsi="Arial"/>
          <w:b/>
          <w:bCs/>
          <w:color w:val="23251F"/>
          <w:sz w:val="22"/>
          <w:szCs w:val="22"/>
        </w:rPr>
        <w:t xml:space="preserve">Может ли инициативный аудит проводить не аудиторская организация?</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Да. Требование о том, что проверку проводят только аудиторские организации, относится к обязательному аудиту (ч. 3 ст. 5 закона № 307-ФЗ). </w:t>
      </w:r>
      <w:del w:id="38" w:author="1+1, в ответ на правки" w:date="Wed Oct 28 2026 10:10:36 GMT+0000 (Coordinated Universal Time)">
        <w:r>
          <w:rPr>
            <w:rFonts w:ascii="Times New Roman" w:cs="Times New Roman" w:eastAsia="Times New Roman" w:hAnsi="Times New Roman"/>
            <w:sz w:val="22"/>
            <w:szCs w:val="22"/>
          </w:rPr>
          <w:delText xml:space="preserve">Инициативную проверку учёта может провести и бухгалтерская компания — важно, кто именно будет работать и что вы получите на выходе.</w:delText>
        </w:r>
      </w:del>
      <w:commentRangeStart w:id="16"/>
      <w:ins w:id="39" w:author="1+1, в ответ на правки" w:date="Wed Oct 28 2026 10:10:36 GMT+0000 (Coordinated Universal Time)">
        <w:r>
          <w:rPr>
            <w:rFonts w:ascii="Times New Roman" w:cs="Times New Roman" w:eastAsia="Times New Roman" w:hAnsi="Times New Roman"/>
            <w:b w:val="false"/>
            <w:bCs w:val="false"/>
            <w:sz w:val="22"/>
            <w:szCs w:val="22"/>
          </w:rPr>
          <w:t xml:space="preserve">Инициативный аудит законодательно не закреплён: его может провести бухгалтер, и достаточно опыта в этой сфере и квалификации. Важно другое — какие цели и задачи вы ставите.</w:t>
        </w:r>
      </w:ins>
      <w:commentRangeEnd w:id="16"/>
      <w:r>
        <w:commentReference w:id="16"/>
      </w:r>
    </w:p>
    <w:p>
      <w:pPr>
        <w:spacing w:after="120" w:before="200"/>
      </w:pPr>
      <w:r>
        <w:rPr>
          <w:rFonts w:ascii="Arial" w:cs="Arial" w:eastAsia="Arial" w:hAnsi="Arial"/>
          <w:b/>
          <w:bCs/>
          <w:color w:val="23251F"/>
          <w:sz w:val="22"/>
          <w:szCs w:val="22"/>
        </w:rPr>
        <w:t xml:space="preserve">За какой период имеет смысл проверять учёт?</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del w:id="40" w:author="1+1, в ответ на правки" w:date="Wed Oct 28 2026 10:10:36 GMT+0000 (Coordinated Universal Time)">
        <w:r>
          <w:rPr>
            <w:rFonts w:ascii="Times New Roman" w:cs="Times New Roman" w:eastAsia="Times New Roman" w:hAnsi="Times New Roman"/>
            <w:sz w:val="22"/>
            <w:szCs w:val="22"/>
          </w:rPr>
          <w:delText xml:space="preserve">Как правило, за три года: именно такой период вправе охватить выездная налоговая проверка (п. 4 ст. 89 НК РФ). Если задача уже, например проверить расчёт зарплаты, хватит и одного года.</w:delText>
        </w:r>
      </w:del>
      <w:commentRangeStart w:id="17"/>
      <w:ins w:id="41" w:author="1+1, в ответ на правки" w:date="Wed Oct 28 2026 10:10:36 GMT+0000 (Coordinated Universal Time)">
        <w:r>
          <w:rPr>
            <w:rFonts w:ascii="Times New Roman" w:cs="Times New Roman" w:eastAsia="Times New Roman" w:hAnsi="Times New Roman"/>
            <w:b w:val="false"/>
            <w:bCs w:val="false"/>
            <w:sz w:val="22"/>
            <w:szCs w:val="22"/>
          </w:rPr>
          <w:t xml:space="preserve">Период выбирается в зависимости от целей и задач. Чаще всего проверяют год — он совпадает с периодом составления бухгалтерской отчётности; по запросу берут квартал, полугодие или девять месяцев. Если речь именно о рисках при выездной налоговой проверке, тогда период — три года (п. 4 ст. 89 НК РФ).</w:t>
        </w:r>
      </w:ins>
      <w:commentRangeEnd w:id="17"/>
      <w:r>
        <w:commentReference w:id="17"/>
      </w:r>
    </w:p>
    <w:p>
      <w:pPr>
        <w:spacing w:after="120" w:before="200"/>
      </w:pPr>
      <w:r>
        <w:rPr>
          <w:rFonts w:ascii="Arial" w:cs="Arial" w:eastAsia="Arial" w:hAnsi="Arial"/>
          <w:b/>
          <w:bCs/>
          <w:color w:val="23251F"/>
          <w:sz w:val="22"/>
          <w:szCs w:val="22"/>
        </w:rPr>
        <w:t xml:space="preserve">Что делать, если проверка нашла занижение налога?</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Доплатить налог и пени, а затем подать уточнённую декларацию. Если на едином налоговом счёте непрерывно было положительное сальдо в размере недоимки, неуплата не признаётся правонарушением (п. 4 ст. 122 НК РФ).</w:t>
      </w:r>
    </w:p>
    <w:p>
      <w:pPr>
        <w:spacing w:after="160"/>
        <w:ind w:left="200"/>
      </w:pPr>
      <w:r>
        <w:rPr>
          <w:rFonts w:ascii="Arial" w:cs="Arial" w:eastAsia="Arial" w:hAnsi="Arial"/>
          <w:b w:val="false"/>
          <w:bCs w:val="false"/>
          <w:i/>
          <w:iCs/>
          <w:color w:val="C00000"/>
          <w:sz w:val="18"/>
          <w:szCs w:val="18"/>
        </w:rPr>
        <w:t xml:space="preserve">Ответ получен: аудиторская организация не требуется, формулировка исправлена.</w:t>
      </w:r>
    </w:p>
    <w:p>
      <w:pPr>
        <w:spacing w:after="120" w:before="300"/>
      </w:pPr>
      <w:r>
        <w:rPr>
          <w:rFonts w:ascii="Arial" w:cs="Arial" w:eastAsia="Arial" w:hAnsi="Arial"/>
          <w:b/>
          <w:bCs/>
          <w:color w:val="1F3864"/>
          <w:sz w:val="26"/>
          <w:szCs w:val="26"/>
        </w:rPr>
        <w:t xml:space="preserve">Читать ещё</w:t>
      </w:r>
    </w:p>
    <w:p>
      <w:pPr>
        <w:shd w:fill="D9EAD3" w:color="auto" w:val="clear"/>
        <w:spacing w:after="40" w:before="160"/>
      </w:pPr>
      <w:r>
        <w:rPr>
          <w:rFonts w:ascii="Arial" w:cs="Arial" w:eastAsia="Arial" w:hAnsi="Arial"/>
          <w:b/>
          <w:bCs/>
          <w:color w:val="444444"/>
          <w:sz w:val="16"/>
          <w:szCs w:val="16"/>
        </w:rPr>
        <w:t xml:space="preserve">▌ДОБАВЛЕНО ПО ТЗ</w:t>
      </w:r>
    </w:p>
    <w:p>
      <w:pPr>
        <w:pStyle w:val="ListParagraph"/>
        <w:numPr>
          <w:ilvl w:val="0"/>
          <w:numId w:val="1"/>
        </w:numPr>
        <w:shd w:fill="D9EAD3" w:color="auto" w:val="clear"/>
        <w:spacing w:after="80" w:line="300"/>
      </w:pPr>
      <w:hyperlink w:history="1" r:id="rId2yyprjvenbi92bipjwyjg">
        <w:r>
          <w:rPr>
            <w:rFonts w:ascii="Times New Roman" w:cs="Times New Roman" w:eastAsia="Times New Roman" w:hAnsi="Times New Roman"/>
            <w:color w:val="0563C1"/>
            <w:sz w:val="22"/>
            <w:szCs w:val="22"/>
            <w:u w:val="single"/>
          </w:rPr>
          <w:t xml:space="preserve">Ошибки бухгалтера: восемь примеров из практики аудита, последствия и ответственность</w:t>
        </w:r>
      </w:hyperlink>
      <w:r>
        <w:rPr>
          <w:rFonts w:ascii="Times New Roman" w:cs="Times New Roman" w:eastAsia="Times New Roman" w:hAnsi="Times New Roman"/>
          <w:b w:val="false"/>
          <w:bCs w:val="false"/>
          <w:i w:val="false"/>
          <w:iCs w:val="false"/>
          <w:sz w:val="22"/>
          <w:szCs w:val="22"/>
        </w:rPr>
        <w:t xml:space="preserve"> — подробный разбор того, что находит проверка.</w:t>
      </w:r>
    </w:p>
    <w:p>
      <w:pPr>
        <w:pStyle w:val="ListParagraph"/>
        <w:numPr>
          <w:ilvl w:val="0"/>
          <w:numId w:val="1"/>
        </w:numPr>
        <w:shd w:fill="D9EAD3" w:color="auto" w:val="clear"/>
        <w:spacing w:after="80" w:line="300"/>
      </w:pPr>
      <w:hyperlink w:history="1" r:id="rIdoukzpprnhss0r0k_rcdot">
        <w:r>
          <w:rPr>
            <w:rFonts w:ascii="Times New Roman" w:cs="Times New Roman" w:eastAsia="Times New Roman" w:hAnsi="Times New Roman"/>
            <w:color w:val="0563C1"/>
            <w:sz w:val="22"/>
            <w:szCs w:val="22"/>
            <w:u w:val="single"/>
          </w:rPr>
          <w:t xml:space="preserve">Как проверить квалификацию главбуха при приёме на работу</w:t>
        </w:r>
      </w:hyperlink>
      <w:r>
        <w:rPr>
          <w:rFonts w:ascii="Times New Roman" w:cs="Times New Roman" w:eastAsia="Times New Roman" w:hAnsi="Times New Roman"/>
          <w:b w:val="false"/>
          <w:bCs w:val="false"/>
          <w:i w:val="false"/>
          <w:iCs w:val="false"/>
          <w:sz w:val="22"/>
          <w:szCs w:val="22"/>
        </w:rPr>
        <w:t xml:space="preserve"> — если по итогам аудита встал вопрос о смене бухгалтера.</w:t>
      </w:r>
    </w:p>
    <w:p>
      <w:pPr>
        <w:pStyle w:val="ListParagraph"/>
        <w:numPr>
          <w:ilvl w:val="0"/>
          <w:numId w:val="1"/>
        </w:numPr>
        <w:shd w:fill="D9EAD3" w:color="auto" w:val="clear"/>
        <w:spacing w:after="80" w:line="300"/>
      </w:pPr>
      <w:hyperlink w:history="1" r:id="rIdbrhleoiy9jh2ry6yo0rvp">
        <w:r>
          <w:rPr>
            <w:rFonts w:ascii="Times New Roman" w:cs="Times New Roman" w:eastAsia="Times New Roman" w:hAnsi="Times New Roman"/>
            <w:color w:val="0563C1"/>
            <w:sz w:val="22"/>
            <w:szCs w:val="22"/>
            <w:u w:val="single"/>
          </w:rPr>
          <w:t xml:space="preserve">Что выбрать: бухгалтерский аутсорсинг или штатного бухгалтера</w:t>
        </w:r>
      </w:hyperlink>
      <w:r>
        <w:rPr>
          <w:rFonts w:ascii="Times New Roman" w:cs="Times New Roman" w:eastAsia="Times New Roman" w:hAnsi="Times New Roman"/>
          <w:b w:val="false"/>
          <w:bCs w:val="false"/>
          <w:i w:val="false"/>
          <w:iCs w:val="false"/>
          <w:sz w:val="22"/>
          <w:szCs w:val="22"/>
        </w:rPr>
        <w:t xml:space="preserve"> — следующий вопрос после оценки нагрузки.</w:t>
      </w:r>
    </w:p>
    <w:p>
      <w:pPr>
        <w:shd w:fill="D9EAD3" w:color="auto" w:val="clear"/>
        <w:spacing w:after="140"/>
      </w:pPr>
      <w:r>
        <w:rPr>
          <w:rFonts w:ascii="Arial" w:cs="Arial" w:eastAsia="Arial" w:hAnsi="Arial"/>
          <w:b w:val="false"/>
          <w:bCs w:val="false"/>
          <w:i/>
          <w:iCs/>
          <w:color w:val="666666"/>
          <w:sz w:val="18"/>
          <w:szCs w:val="18"/>
        </w:rPr>
        <w:t xml:space="preserve">Подобрано по блогу сайта. Две последние статьи — 2023 года: они по теме, но сами нуждаются в доработке. Если ставить на них ссылки, лучше сначала их обновить.</w:t>
      </w:r>
    </w:p>
    <w:p>
      <w:pPr>
        <w:spacing w:after="120" w:before="300"/>
      </w:pPr>
      <w:r>
        <w:rPr>
          <w:rFonts w:ascii="Arial" w:cs="Arial" w:eastAsia="Arial" w:hAnsi="Arial"/>
          <w:b/>
          <w:bCs/>
          <w:color w:val="1F3864"/>
          <w:sz w:val="26"/>
          <w:szCs w:val="26"/>
        </w:rPr>
        <w:t xml:space="preserve">Источники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EFEFEF" w:color="auto" w:val="clear"/>
          </w:tcPr>
          <w:p>
            <w:pPr>
              <w:spacing w:after="40"/>
            </w:pPr>
            <w:r>
              <w:rPr>
                <w:rFonts w:ascii="Times New Roman" w:cs="Times New Roman" w:eastAsia="Times New Roman" w:hAnsi="Times New Roman"/>
                <w:b/>
                <w:bCs/>
                <w:sz w:val="20"/>
                <w:szCs w:val="20"/>
              </w:rPr>
              <w:t xml:space="preserve">Что подтверждает</w:t>
            </w:r>
          </w:p>
        </w:tc>
        <w:tc>
          <w:tcPr>
            <w:tcW w:type="dxa" w:w="4400"/>
            <w:shd w:fill="EFEFEF" w:color="auto" w:val="clear"/>
          </w:tcPr>
          <w:p>
            <w:pPr>
              <w:spacing w:after="40"/>
            </w:pPr>
            <w:r>
              <w:rPr>
                <w:rFonts w:ascii="Times New Roman" w:cs="Times New Roman" w:eastAsia="Times New Roman" w:hAnsi="Times New Roman"/>
                <w:b/>
                <w:bCs/>
                <w:sz w:val="20"/>
                <w:szCs w:val="20"/>
              </w:rPr>
              <w:t xml:space="preserve">Документ</w:t>
            </w:r>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Случаи обязательного аудита, пороги дохода и активов, ежегодность, требование к аудиторским организациям</w:t>
            </w:r>
          </w:p>
        </w:tc>
        <w:tc>
          <w:tcPr>
            <w:tcW w:type="dxa" w:w="4400"/>
            <w:shd w:fill="D9EAD3" w:color="auto" w:val="clear"/>
          </w:tcPr>
          <w:p>
            <w:pPr>
              <w:spacing w:after="40"/>
            </w:pPr>
            <w:hyperlink w:history="1" r:id="rIdfkj8ggdguauazo_ci8w65">
              <w:r>
                <w:rPr>
                  <w:rFonts w:ascii="Times New Roman" w:cs="Times New Roman" w:eastAsia="Times New Roman" w:hAnsi="Times New Roman"/>
                  <w:color w:val="0563C1"/>
                  <w:sz w:val="20"/>
                  <w:szCs w:val="20"/>
                  <w:u w:val="single"/>
                </w:rPr>
                <w:t xml:space="preserve">ст. 5 Федерального закона от 30.12.2008 № 307-ФЗ «Об аудиторской деятельности»</w:t>
              </w:r>
            </w:hyperlink>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Период, который охватывает выездная налоговая проверка</w:t>
            </w:r>
          </w:p>
        </w:tc>
        <w:tc>
          <w:tcPr>
            <w:tcW w:type="dxa" w:w="4400"/>
            <w:shd w:fill="D9EAD3" w:color="auto" w:val="clear"/>
          </w:tcPr>
          <w:p>
            <w:pPr>
              <w:spacing w:after="40"/>
            </w:pPr>
            <w:hyperlink w:history="1" r:id="rIdkxmzmvzidjgptm1t5mzve">
              <w:r>
                <w:rPr>
                  <w:rFonts w:ascii="Times New Roman" w:cs="Times New Roman" w:eastAsia="Times New Roman" w:hAnsi="Times New Roman"/>
                  <w:color w:val="0563C1"/>
                  <w:sz w:val="20"/>
                  <w:szCs w:val="20"/>
                  <w:u w:val="single"/>
                </w:rPr>
                <w:t xml:space="preserve">п. 4 ст. 89 НК РФ</w:t>
              </w:r>
            </w:hyperlink>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Штраф за неуплату налога и условие освобождения от него</w:t>
            </w:r>
          </w:p>
        </w:tc>
        <w:tc>
          <w:tcPr>
            <w:tcW w:type="dxa" w:w="4400"/>
            <w:shd w:fill="D9EAD3" w:color="auto" w:val="clear"/>
          </w:tcPr>
          <w:p>
            <w:pPr>
              <w:spacing w:after="40"/>
            </w:pPr>
            <w:hyperlink w:history="1" r:id="rIdhasviqg3uritbo8gdb86r">
              <w:r>
                <w:rPr>
                  <w:rFonts w:ascii="Times New Roman" w:cs="Times New Roman" w:eastAsia="Times New Roman" w:hAnsi="Times New Roman"/>
                  <w:color w:val="0563C1"/>
                  <w:sz w:val="20"/>
                  <w:szCs w:val="20"/>
                  <w:u w:val="single"/>
                </w:rPr>
                <w:t xml:space="preserve">ст. 122 НК РФ</w:t>
              </w:r>
            </w:hyperlink>
          </w:p>
        </w:tc>
      </w:tr>
    </w:tbl>
    <w:p>
      <w:pPr>
        <w:spacing w:after="100"/>
      </w:pPr>
      <w:r>
        <w:rPr>
          <w:sz w:val="12"/>
          <w:szCs w:val="12"/>
        </w:rPr>
        <w:t xml:space="preserve"/>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Фактура сверена 27.10.2026.</w:t>
      </w:r>
    </w:p>
    <w:p>
      <w:pPr>
        <w:spacing w:after="120" w:before="300"/>
      </w:pPr>
      <w:r>
        <w:rPr>
          <w:rFonts w:ascii="Arial" w:cs="Arial" w:eastAsia="Arial" w:hAnsi="Arial"/>
          <w:b/>
          <w:bCs/>
          <w:color w:val="1F3864"/>
          <w:sz w:val="26"/>
          <w:szCs w:val="26"/>
        </w:rPr>
        <w:t xml:space="preserve">Призыв к действию</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Проверка учёта — это не только бухгалтерия: налоговые риски, оформление документов и оценка нагрузки на сотрудников лежат на стыке бухгалтерии, налогов и права. Если хотите понять, в каком состоянии ваш учёт и какие риски в нём есть, </w:t>
      </w:r>
      <w:r>
        <w:rPr>
          <w:rFonts w:ascii="Times New Roman" w:cs="Times New Roman" w:eastAsia="Times New Roman" w:hAnsi="Times New Roman"/>
          <w:b w:val="false"/>
          <w:bCs w:val="false"/>
          <w:i w:val="false"/>
          <w:iCs w:val="false"/>
          <w:sz w:val="22"/>
          <w:szCs w:val="22"/>
        </w:rPr>
        <w:t xml:space="preserve">оставьте заявку на инициативный аудит: определим объём проверки под вашу задачу и покажем, что и в каком порядке исправлять.</w:t>
      </w:r>
    </w:p>
    <w:p>
      <w:pPr>
        <w:shd w:fill="D9EAD3" w:color="auto" w:val="clear"/>
        <w:spacing w:after="140"/>
      </w:pPr>
      <w:r>
        <w:rPr>
          <w:rFonts w:ascii="Arial" w:cs="Arial" w:eastAsia="Arial" w:hAnsi="Arial"/>
          <w:b w:val="false"/>
          <w:bCs w:val="false"/>
          <w:i/>
          <w:iCs/>
          <w:color w:val="666666"/>
          <w:sz w:val="18"/>
          <w:szCs w:val="18"/>
        </w:rPr>
        <w:t xml:space="preserve">Слова «инициативный аудит» сделать ссылкой на /finansoviy-konsalting/initsiativnyy-audit-bukhgalterii/. Контактов в призыве нет — так принято в статьях на сайт.</w:t>
      </w:r>
    </w:p>
    <w:p>
      <w:pPr>
        <w:spacing w:after="120" w:before="300"/>
      </w:pPr>
      <w:r>
        <w:rPr>
          <w:rFonts w:ascii="Arial" w:cs="Arial" w:eastAsia="Arial" w:hAnsi="Arial"/>
          <w:b/>
          <w:bCs/>
          <w:color w:val="1F3864"/>
          <w:sz w:val="26"/>
          <w:szCs w:val="26"/>
        </w:rPr>
        <w:t xml:space="preserve">Ответы редактора на вопросы</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bCs/>
          <w:i w:val="false"/>
          <w:iCs w:val="false"/>
          <w:sz w:val="22"/>
          <w:szCs w:val="22"/>
        </w:rPr>
        <w:t xml:space="preserve">1. Сроки инициативного аудита.</w:t>
      </w:r>
      <w:r>
        <w:rPr>
          <w:rFonts w:ascii="Times New Roman" w:cs="Times New Roman" w:eastAsia="Times New Roman" w:hAnsi="Times New Roman"/>
          <w:b w:val="false"/>
          <w:bCs w:val="false"/>
          <w:i w:val="false"/>
          <w:iCs w:val="false"/>
          <w:sz w:val="22"/>
          <w:szCs w:val="22"/>
        </w:rPr>
        <w:t xml:space="preserve"> Не указываем: на разном аудите сроки разные. Период проверки зависит от целей — чаще всего год, он совпадает с периодом составления бухгалтерской отчётности; по запросу квартал, полугодие или девять месяцев. Внесено в раздел «Вопрос-ответ».</w:t>
      </w:r>
    </w:p>
    <w:p>
      <w:pPr>
        <w:shd w:fill="D9EAD3" w:color="auto" w:val="clear"/>
        <w:spacing w:after="140" w:line="300"/>
      </w:pPr>
      <w:r>
        <w:rPr>
          <w:rFonts w:ascii="Times New Roman" w:cs="Times New Roman" w:eastAsia="Times New Roman" w:hAnsi="Times New Roman"/>
          <w:b/>
          <w:bCs/>
          <w:i w:val="false"/>
          <w:iCs w:val="false"/>
          <w:sz w:val="22"/>
          <w:szCs w:val="22"/>
        </w:rPr>
        <w:t xml:space="preserve">2. Блок о штрафе за непроведение обязательного аудита.</w:t>
      </w:r>
      <w:r>
        <w:rPr>
          <w:rFonts w:ascii="Times New Roman" w:cs="Times New Roman" w:eastAsia="Times New Roman" w:hAnsi="Times New Roman"/>
          <w:b w:val="false"/>
          <w:bCs w:val="false"/>
          <w:i w:val="false"/>
          <w:iCs w:val="false"/>
          <w:sz w:val="22"/>
          <w:szCs w:val="22"/>
        </w:rPr>
        <w:t xml:space="preserve"> Не нужен: обязательный аудит — это другое. Вопрос закрыт.</w:t>
      </w:r>
    </w:p>
    <w:p>
      <w:pPr>
        <w:shd w:fill="D9EAD3" w:color="auto" w:val="clear"/>
        <w:spacing w:after="140" w:line="300"/>
      </w:pPr>
      <w:r>
        <w:rPr>
          <w:rFonts w:ascii="Times New Roman" w:cs="Times New Roman" w:eastAsia="Times New Roman" w:hAnsi="Times New Roman"/>
          <w:b/>
          <w:bCs/>
          <w:i w:val="false"/>
          <w:iCs w:val="false"/>
          <w:sz w:val="22"/>
          <w:szCs w:val="22"/>
        </w:rPr>
        <w:t xml:space="preserve">3. Кто проводит инициативный аудит.</w:t>
      </w:r>
      <w:r>
        <w:rPr>
          <w:rFonts w:ascii="Times New Roman" w:cs="Times New Roman" w:eastAsia="Times New Roman" w:hAnsi="Times New Roman"/>
          <w:b w:val="false"/>
          <w:bCs w:val="false"/>
          <w:i w:val="false"/>
          <w:iCs w:val="false"/>
          <w:sz w:val="22"/>
          <w:szCs w:val="22"/>
        </w:rPr>
        <w:t xml:space="preserve"> Аудиторская организация не требуется: инициативный аудит законодательно не закреплён, его может провести бухгалтер, достаточно опыта и квалификации. Формулировка в «Вопрос-ответ» исправлена.</w:t>
      </w:r>
    </w:p>
    <w:p>
      <w:pPr>
        <w:shd w:fill="D9EAD3" w:color="auto" w:val="clear"/>
        <w:spacing w:after="140" w:line="300"/>
      </w:pPr>
      <w:r>
        <w:rPr>
          <w:rFonts w:ascii="Times New Roman" w:cs="Times New Roman" w:eastAsia="Times New Roman" w:hAnsi="Times New Roman"/>
          <w:b/>
          <w:bCs/>
          <w:i w:val="false"/>
          <w:iCs w:val="false"/>
          <w:sz w:val="22"/>
          <w:szCs w:val="22"/>
        </w:rPr>
        <w:t xml:space="preserve">4. Виды аудита.</w:t>
      </w:r>
      <w:r>
        <w:rPr>
          <w:rFonts w:ascii="Times New Roman" w:cs="Times New Roman" w:eastAsia="Times New Roman" w:hAnsi="Times New Roman"/>
          <w:b w:val="false"/>
          <w:bCs w:val="false"/>
          <w:i w:val="false"/>
          <w:iCs w:val="false"/>
          <w:sz w:val="22"/>
          <w:szCs w:val="22"/>
        </w:rPr>
        <w:t xml:space="preserve"> Налоговый и тематический убраны из таблицы — по факту не проводятся. Due diligence переименован в предпродажный (предынвестиционный) аудит.</w:t>
      </w:r>
    </w:p>
    <w:p>
      <w:pPr>
        <w:spacing w:after="120" w:before="300"/>
      </w:pPr>
      <w:r>
        <w:rPr>
          <w:rFonts w:ascii="Arial" w:cs="Arial" w:eastAsia="Arial" w:hAnsi="Arial"/>
          <w:b/>
          <w:bCs/>
          <w:color w:val="1F3864"/>
          <w:sz w:val="26"/>
          <w:szCs w:val="26"/>
        </w:rPr>
        <w:t xml:space="preserve">Решение по расхождению</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bCs/>
          <w:i w:val="false"/>
          <w:iCs w:val="false"/>
          <w:sz w:val="22"/>
          <w:szCs w:val="22"/>
        </w:rPr>
        <w:t xml:space="preserve">Раздел «Как провести проверку бухгалтерии».</w:t>
      </w:r>
      <w:r>
        <w:rPr>
          <w:rFonts w:ascii="Times New Roman" w:cs="Times New Roman" w:eastAsia="Times New Roman" w:hAnsi="Times New Roman"/>
          <w:b w:val="false"/>
          <w:bCs w:val="false"/>
          <w:i w:val="false"/>
          <w:iCs w:val="false"/>
          <w:sz w:val="22"/>
          <w:szCs w:val="22"/>
        </w:rPr>
        <w:t xml:space="preserve"> Редактор предложила снять перечень самостоятельной проверки: руководитель этого сам не сделает. Заказчик 28.10.2026 решил перечень вернуть — пункт 2 ТЗ требует показать разницу между первичной оценкой и профессиональной проверкой. Перечень возвращён и переформулирован: сокращён до того, что руководитель действительно видит без бухгалтера, и прямо названо, что это внешние признаки, а не проверка.</w:t>
      </w:r>
    </w:p>
    <w:p>
      <w:pPr>
        <w:spacing w:after="120" w:before="300"/>
      </w:pPr>
      <w:r>
        <w:rPr>
          <w:rFonts w:ascii="Arial" w:cs="Arial" w:eastAsia="Arial" w:hAnsi="Arial"/>
          <w:b/>
          <w:bCs/>
          <w:color w:val="1F3864"/>
          <w:sz w:val="26"/>
          <w:szCs w:val="26"/>
        </w:rPr>
        <w:t xml:space="preserve">Метаданные для размещения</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bCs/>
          <w:i w:val="false"/>
          <w:iCs w:val="false"/>
          <w:sz w:val="22"/>
          <w:szCs w:val="22"/>
        </w:rPr>
        <w:t xml:space="preserve">Title</w:t>
      </w:r>
      <w:r>
        <w:rPr>
          <w:rFonts w:ascii="Times New Roman" w:cs="Times New Roman" w:eastAsia="Times New Roman" w:hAnsi="Times New Roman"/>
          <w:b w:val="false"/>
          <w:bCs w:val="false"/>
          <w:i w:val="false"/>
          <w:iCs w:val="false"/>
          <w:sz w:val="22"/>
          <w:szCs w:val="22"/>
        </w:rPr>
        <w:t xml:space="preserve"> (57 знаков): Как проверить бухгалтерию: инициативный аудит компании</w:t>
      </w:r>
    </w:p>
    <w:p>
      <w:pPr>
        <w:shd w:fill="D9EAD3" w:color="auto" w:val="clear"/>
        <w:spacing w:after="140" w:line="300"/>
      </w:pPr>
      <w:r>
        <w:rPr>
          <w:rFonts w:ascii="Times New Roman" w:cs="Times New Roman" w:eastAsia="Times New Roman" w:hAnsi="Times New Roman"/>
          <w:b/>
          <w:bCs/>
          <w:i w:val="false"/>
          <w:iCs w:val="false"/>
          <w:sz w:val="22"/>
          <w:szCs w:val="22"/>
        </w:rPr>
        <w:t xml:space="preserve">Description</w:t>
      </w:r>
      <w:r>
        <w:rPr>
          <w:rFonts w:ascii="Times New Roman" w:cs="Times New Roman" w:eastAsia="Times New Roman" w:hAnsi="Times New Roman"/>
          <w:b w:val="false"/>
          <w:bCs w:val="false"/>
          <w:i w:val="false"/>
          <w:iCs w:val="false"/>
          <w:sz w:val="22"/>
          <w:szCs w:val="22"/>
        </w:rPr>
        <w:t xml:space="preserve"> (153 знака): Зачем проверять работу бухгалтерии, как это сделать самому и что покажет инициативный аудит: виды, порядок проведения и ошибки, которые находят чаще всего.</w:t>
      </w:r>
    </w:p>
    <w:p>
      <w:pPr>
        <w:shd w:fill="D9EAD3" w:color="auto" w:val="clear"/>
        <w:spacing w:after="140" w:line="300"/>
      </w:pPr>
      <w:r>
        <w:rPr>
          <w:rFonts w:ascii="Times New Roman" w:cs="Times New Roman" w:eastAsia="Times New Roman" w:hAnsi="Times New Roman"/>
          <w:b/>
          <w:bCs/>
          <w:i w:val="false"/>
          <w:iCs w:val="false"/>
          <w:sz w:val="22"/>
          <w:szCs w:val="22"/>
        </w:rPr>
        <w:t xml:space="preserve">URL:</w:t>
      </w:r>
      <w:r>
        <w:rPr>
          <w:rFonts w:ascii="Times New Roman" w:cs="Times New Roman" w:eastAsia="Times New Roman" w:hAnsi="Times New Roman"/>
          <w:b w:val="false"/>
          <w:bCs w:val="false"/>
          <w:i w:val="false"/>
          <w:iCs w:val="false"/>
          <w:sz w:val="22"/>
          <w:szCs w:val="22"/>
        </w:rPr>
        <w:t xml:space="preserve"> оставить прежний — /news/kak-proverit-svoyu-bukhgalteriyu/. Адрес работает и проиндексирован, менять его при доработке незачем.</w:t>
      </w:r>
    </w:p>
    <w:p>
      <w:pPr>
        <w:shd w:fill="D9EAD3" w:color="auto" w:val="clear"/>
        <w:spacing w:after="140" w:line="300"/>
      </w:pPr>
      <w:r>
        <w:rPr>
          <w:rFonts w:ascii="Times New Roman" w:cs="Times New Roman" w:eastAsia="Times New Roman" w:hAnsi="Times New Roman"/>
          <w:b/>
          <w:bCs/>
          <w:i w:val="false"/>
          <w:iCs w:val="false"/>
          <w:sz w:val="22"/>
          <w:szCs w:val="22"/>
        </w:rPr>
        <w:t xml:space="preserve">Ключи:</w:t>
      </w:r>
      <w:r>
        <w:rPr>
          <w:rFonts w:ascii="Times New Roman" w:cs="Times New Roman" w:eastAsia="Times New Roman" w:hAnsi="Times New Roman"/>
          <w:b w:val="false"/>
          <w:bCs w:val="false"/>
          <w:i w:val="false"/>
          <w:iCs w:val="false"/>
          <w:sz w:val="22"/>
          <w:szCs w:val="22"/>
        </w:rPr>
        <w:t xml:space="preserve"> все семь из ТЗ встали по смыслу, отложенных нет.</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1+1, в ответ на правки" w:date="2026-10-28T10:10:36.770Z">
    <w:p>
      <w:r>
        <w:rPr>
          <w:rFonts w:ascii="Arial" w:cs="Arial" w:eastAsia="Arial" w:hAnsi="Arial"/>
          <w:sz w:val="18"/>
          <w:szCs w:val="18"/>
        </w:rPr>
        <w:t xml:space="preserve">[ВАША ПРАВКА] «Три предшествующих года» — формулировка внесена дословно.</w:t>
      </w:r>
    </w:p>
  </w:comment>
  <w:comment w:id="1" w:author="1+1, в ответ на правки" w:date="2026-10-28T10:10:36.770Z">
    <w:p>
      <w:r>
        <w:rPr>
          <w:rFonts w:ascii="Arial" w:cs="Arial" w:eastAsia="Arial" w:hAnsi="Arial"/>
          <w:sz w:val="18"/>
          <w:szCs w:val="18"/>
        </w:rPr>
        <w:t xml:space="preserve">[ВАША ПРАВКА] «Без согласования с руководителем» — внесено дословно.</w:t>
      </w:r>
    </w:p>
  </w:comment>
  <w:comment w:id="2" w:author="1+1, в ответ на правки" w:date="2026-10-28T10:10:36.770Z">
    <w:p>
      <w:r>
        <w:rPr>
          <w:rFonts w:ascii="Arial" w:cs="Arial" w:eastAsia="Arial" w:hAnsi="Arial"/>
          <w:sz w:val="18"/>
          <w:szCs w:val="18"/>
        </w:rPr>
        <w:t xml:space="preserve">[ВАША ПРАВКА] Ваша формулировка внесена дословно. Нормы (ст. 89 и 122 НК РФ) и суммы штрафов оставлены выше — это проверенная фактура, без неё абзац теряет основание.</w:t>
      </w:r>
    </w:p>
  </w:comment>
  <w:comment w:id="3" w:author="1+1, в ответ на правки" w:date="2026-10-28T10:10:36.770Z">
    <w:p>
      <w:r>
        <w:rPr>
          <w:rFonts w:ascii="Arial" w:cs="Arial" w:eastAsia="Arial" w:hAnsi="Arial"/>
          <w:sz w:val="18"/>
          <w:szCs w:val="18"/>
        </w:rPr>
        <w:t xml:space="preserve">[ТЗ] Этот перечень вы предложили снять — руководитель сам столько не проверит. Заказчик 28.10.2026 решил его вернуть — пункт 2 задания требует показать разницу между первичной оценкой руководителем и профессиональной проверкой. Перечень сокращён до того, что руководитель действительно видит без бухгалтера, и прямо названо, что это внешние признаки, а причину показывает проверка.</w:t>
      </w:r>
    </w:p>
  </w:comment>
  <w:comment w:id="4" w:author="1+1, в ответ на правки" w:date="2026-10-28T10:10:36.770Z">
    <w:p>
      <w:r>
        <w:rPr>
          <w:rFonts w:ascii="Arial" w:cs="Arial" w:eastAsia="Arial" w:hAnsi="Arial"/>
          <w:sz w:val="18"/>
          <w:szCs w:val="18"/>
        </w:rPr>
        <w:t xml:space="preserve">[ВАША ПРАВКА] Добавлено дословно.</w:t>
      </w:r>
    </w:p>
  </w:comment>
  <w:comment w:id="5" w:author="1+1, в ответ на правки" w:date="2026-10-28T10:10:36.770Z">
    <w:p>
      <w:r>
        <w:rPr>
          <w:rFonts w:ascii="Arial" w:cs="Arial" w:eastAsia="Arial" w:hAnsi="Arial"/>
          <w:sz w:val="18"/>
          <w:szCs w:val="18"/>
        </w:rPr>
        <w:t xml:space="preserve">[ВАША ПРАВКА] «Due diligence» заменён на ваш вариант. Строки «Налоговый» и «Тематический» из таблицы убраны — по вашему комментарию, такие проверки по факту не проводятся.</w:t>
      </w:r>
    </w:p>
  </w:comment>
  <w:comment w:id="6" w:author="1+1, в ответ на правки" w:date="2026-10-28T10:10:36.770Z">
    <w:p>
      <w:r>
        <w:rPr>
          <w:rFonts w:ascii="Arial" w:cs="Arial" w:eastAsia="Arial" w:hAnsi="Arial"/>
          <w:sz w:val="18"/>
          <w:szCs w:val="18"/>
        </w:rPr>
        <w:t xml:space="preserve">[ВАША ПРАВКА] Внесено дословно; прежняя фраза про сроки убрана, сроки в статье не называем.</w:t>
      </w:r>
    </w:p>
  </w:comment>
  <w:comment w:id="7" w:author="1+1, в ответ на правки" w:date="2026-10-28T10:10:36.770Z">
    <w:p>
      <w:r>
        <w:rPr>
          <w:rFonts w:ascii="Arial" w:cs="Arial" w:eastAsia="Arial" w:hAnsi="Arial"/>
          <w:sz w:val="18"/>
          <w:szCs w:val="18"/>
        </w:rPr>
        <w:t xml:space="preserve">[ВАША ПРАВКА] Переформулировано по вашему комментарию.</w:t>
      </w:r>
    </w:p>
  </w:comment>
  <w:comment w:id="8" w:author="1+1, в ответ на правки" w:date="2026-10-28T10:10:36.770Z">
    <w:p>
      <w:r>
        <w:rPr>
          <w:rFonts w:ascii="Arial" w:cs="Arial" w:eastAsia="Arial" w:hAnsi="Arial"/>
          <w:sz w:val="18"/>
          <w:szCs w:val="18"/>
        </w:rPr>
        <w:t xml:space="preserve">[ВАША ПРАВКА] Пункт заменён, пояснение взято из вашего комментария.</w:t>
      </w:r>
    </w:p>
  </w:comment>
  <w:comment w:id="9" w:author="1+1, в ответ на правки" w:date="2026-10-28T10:10:36.770Z">
    <w:p>
      <w:r>
        <w:rPr>
          <w:rFonts w:ascii="Arial" w:cs="Arial" w:eastAsia="Arial" w:hAnsi="Arial"/>
          <w:sz w:val="18"/>
          <w:szCs w:val="18"/>
        </w:rPr>
        <w:t xml:space="preserve">[ВАША ПРАВКА] Про недополученную зарплату убрано, формулировка ваша.</w:t>
      </w:r>
    </w:p>
  </w:comment>
  <w:comment w:id="10" w:author="1+1, в ответ на правки" w:date="2026-10-28T10:10:36.770Z">
    <w:p>
      <w:r>
        <w:rPr>
          <w:rFonts w:ascii="Arial" w:cs="Arial" w:eastAsia="Arial" w:hAnsi="Arial"/>
          <w:sz w:val="18"/>
          <w:szCs w:val="18"/>
        </w:rPr>
        <w:t xml:space="preserve">[ВАША ПРАВКА] Абзац заменён на предложенный вами, дословно.</w:t>
      </w:r>
    </w:p>
  </w:comment>
  <w:comment w:id="11" w:author="1+1, в ответ на правки" w:date="2026-10-28T10:10:36.770Z">
    <w:p>
      <w:r>
        <w:rPr>
          <w:rFonts w:ascii="Arial" w:cs="Arial" w:eastAsia="Arial" w:hAnsi="Arial"/>
          <w:sz w:val="18"/>
          <w:szCs w:val="18"/>
        </w:rPr>
        <w:t xml:space="preserve">[ВАША ПРАВКА] Внесено дословно.</w:t>
      </w:r>
    </w:p>
  </w:comment>
  <w:comment w:id="12" w:author="1+1, в ответ на правки" w:date="2026-10-28T10:10:36.770Z">
    <w:p>
      <w:r>
        <w:rPr>
          <w:rFonts w:ascii="Arial" w:cs="Arial" w:eastAsia="Arial" w:hAnsi="Arial"/>
          <w:sz w:val="18"/>
          <w:szCs w:val="18"/>
        </w:rPr>
        <w:t xml:space="preserve">[ВАША ПРАВКА] Добавлено по вашему комментарию.</w:t>
      </w:r>
    </w:p>
  </w:comment>
  <w:comment w:id="13" w:author="1+1, в ответ на правки" w:date="2026-10-28T10:10:36.770Z">
    <w:p>
      <w:r>
        <w:rPr>
          <w:rFonts w:ascii="Arial" w:cs="Arial" w:eastAsia="Arial" w:hAnsi="Arial"/>
          <w:sz w:val="18"/>
          <w:szCs w:val="18"/>
        </w:rPr>
        <w:t xml:space="preserve">[ВАША ПРАВКА] Внесено дословно.</w:t>
      </w:r>
    </w:p>
  </w:comment>
  <w:comment w:id="14" w:author="1+1, в ответ на правки" w:date="2026-10-28T10:10:36.770Z">
    <w:p>
      <w:r>
        <w:rPr>
          <w:rFonts w:ascii="Arial" w:cs="Arial" w:eastAsia="Arial" w:hAnsi="Arial"/>
          <w:sz w:val="18"/>
          <w:szCs w:val="18"/>
        </w:rPr>
        <w:t xml:space="preserve">[ВАША ПРАВКА] «И дороже оценить» убрано, формулировка ваша.</w:t>
      </w:r>
    </w:p>
  </w:comment>
  <w:comment w:id="15" w:author="1+1, в ответ на правки" w:date="2026-10-28T10:10:36.770Z">
    <w:p>
      <w:r>
        <w:rPr>
          <w:rFonts w:ascii="Arial" w:cs="Arial" w:eastAsia="Arial" w:hAnsi="Arial"/>
          <w:sz w:val="18"/>
          <w:szCs w:val="18"/>
        </w:rPr>
        <w:t xml:space="preserve">[ВАША ПРАВКА] Внесено дословно.</w:t>
      </w:r>
    </w:p>
  </w:comment>
  <w:comment w:id="16" w:author="1+1, в ответ на правки" w:date="2026-10-28T10:10:36.770Z">
    <w:p>
      <w:r>
        <w:rPr>
          <w:rFonts w:ascii="Arial" w:cs="Arial" w:eastAsia="Arial" w:hAnsi="Arial"/>
          <w:sz w:val="18"/>
          <w:szCs w:val="18"/>
        </w:rPr>
        <w:t xml:space="preserve">[ВАША ПРАВКА] Ответ на мой вопрос внесён в текст — аудиторская организация не требуется. Концовка заменена на «какие цели и задачи вы ставите».</w:t>
      </w:r>
    </w:p>
  </w:comment>
  <w:comment w:id="17" w:author="1+1, в ответ на правки" w:date="2026-10-28T10:10:36.770Z">
    <w:p>
      <w:r>
        <w:rPr>
          <w:rFonts w:ascii="Arial" w:cs="Arial" w:eastAsia="Arial" w:hAnsi="Arial"/>
          <w:sz w:val="18"/>
          <w:szCs w:val="18"/>
        </w:rPr>
        <w:t xml:space="preserve">[ВАША ПРАВКА] Ответ из вашего комментария внесён целиком — год как самый частый случай, по запросу квартал, полугодие, девять месяцев. Три года оставлены только для случая выездной проверки, со ссылкой на норму.</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eefm9xma80qbw1mbglc2" Type="http://schemas.openxmlformats.org/officeDocument/2006/relationships/hyperlink" Target="https://1-plus-1.ru/news/kak-proverit-svoyu-bukhgalteriyu/" TargetMode="External"/><Relationship Id="rIdzgne0ooakelndhdg4ipfw" Type="http://schemas.openxmlformats.org/officeDocument/2006/relationships/hyperlink" Target="https://www.consultant.ru/document/cons_doc_LAW_83311/e10238792447500445e2f7cb3f3a6d0f37c74402/" TargetMode="External"/><Relationship Id="rIdfog5smwb_i3bcutiihegy" Type="http://schemas.openxmlformats.org/officeDocument/2006/relationships/hyperlink" Target="https://www.consultant.ru/document/cons_doc_LAW_19671/575046595bc7e01efd9a0a0d2f6c0ffb64442868/" TargetMode="External"/><Relationship Id="rIdc0sbbl-37xl64k7pgepbo" Type="http://schemas.openxmlformats.org/officeDocument/2006/relationships/hyperlink" Target="https://www.consultant.ru/document/cons_doc_LAW_19671/575046595bc7e01efd9a0a0d2f6c0ffb64442868/" TargetMode="External"/><Relationship Id="rIdgtobx1nzwypavhbbw8wn0" Type="http://schemas.openxmlformats.org/officeDocument/2006/relationships/hyperlink" Target="https://www.consultant.ru/document/cons_doc_LAW_19671/1bab8cfd8c4da82e8af44f7ebcbfa1716bac9586/" TargetMode="External"/><Relationship Id="rIdfsoaewanplby_uq7bz18r" Type="http://schemas.openxmlformats.org/officeDocument/2006/relationships/hyperlink" Target="https://www.consultant.ru/document/cons_doc_LAW_83311/e10238792447500445e2f7cb3f3a6d0f37c74402/" TargetMode="External"/><Relationship Id="rIdbadmnwe_srx1enl_bkkyb" Type="http://schemas.openxmlformats.org/officeDocument/2006/relationships/hyperlink" Target="https://www.consultant.ru/document/cons_doc_LAW_83311/e10238792447500445e2f7cb3f3a6d0f37c74402/" TargetMode="External"/><Relationship Id="rIdlgvb4_xa7iwtplvbzaoho" Type="http://schemas.openxmlformats.org/officeDocument/2006/relationships/hyperlink" Target="https://www.consultant.ru/document/cons_doc_LAW_19671/1bab8cfd8c4da82e8af44f7ebcbfa1716bac9586/" TargetMode="External"/><Relationship Id="rId2yyprjvenbi92bipjwyjg" Type="http://schemas.openxmlformats.org/officeDocument/2006/relationships/hyperlink" Target="https://1-plus-1.ru/news/samye-rasprostranennye-kosyaki-v-bukhgalterii-kotorye-my-vyyavlyaem-pri-auditakh-i-chem-oni-grozyat/" TargetMode="External"/><Relationship Id="rIdoukzpprnhss0r0k_rcdot" Type="http://schemas.openxmlformats.org/officeDocument/2006/relationships/hyperlink" Target="https://1-plus-1.ru/news/kak-proverit-kvalifikatsiyu-glavbukha-pri-prieme-na-rabotu-skript/" TargetMode="External"/><Relationship Id="rIdbrhleoiy9jh2ry6yo0rvp" Type="http://schemas.openxmlformats.org/officeDocument/2006/relationships/hyperlink" Target="https://1-plus-1.ru/news/chto-vybrat-bukhgalterskiy-autsorsing-ili-shtatnogo-bukhgaltera/" TargetMode="External"/><Relationship Id="rIdfkj8ggdguauazo_ci8w65" Type="http://schemas.openxmlformats.org/officeDocument/2006/relationships/hyperlink" Target="https://www.consultant.ru/document/cons_doc_LAW_83311/e10238792447500445e2f7cb3f3a6d0f37c74402/" TargetMode="External"/><Relationship Id="rIdkxmzmvzidjgptm1t5mzve" Type="http://schemas.openxmlformats.org/officeDocument/2006/relationships/hyperlink" Target="https://www.consultant.ru/document/cons_doc_LAW_19671/575046595bc7e01efd9a0a0d2f6c0ffb64442868/" TargetMode="External"/><Relationship Id="rIdhasviqg3uritbo8gdb86r" Type="http://schemas.openxmlformats.org/officeDocument/2006/relationships/hyperlink" Target="https://www.consultant.ru/document/cons_doc_LAW_19671/1bab8cfd8c4da82e8af44f7ebcbfa1716bac9586/"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Проверка бухгалтерии — версия для проверки</dc:title>
  <dc:creator>1+1</dc:creator>
  <cp:lastModifiedBy>Un-named</cp:lastModifiedBy>
  <cp:revision>1</cp:revision>
  <dcterms:created xsi:type="dcterms:W3CDTF">2026-10-28T10:10:36.791Z</dcterms:created>
  <dcterms:modified xsi:type="dcterms:W3CDTF">2026-10-28T10:10:36.793Z</dcterms:modified>
</cp:coreProperties>
</file>

<file path=docProps/custom.xml><?xml version="1.0" encoding="utf-8"?>
<Properties xmlns="http://schemas.openxmlformats.org/officeDocument/2006/custom-properties" xmlns:vt="http://schemas.openxmlformats.org/officeDocument/2006/docPropsVTypes"/>
</file>