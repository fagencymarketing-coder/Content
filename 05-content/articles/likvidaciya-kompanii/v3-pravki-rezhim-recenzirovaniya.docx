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c0cb86155d1a70a7d5165d43d4f6d6d681ede9"/>
    <w:p>
      <w:pPr>
        <w:pStyle w:val="Heading1"/>
      </w:pPr>
      <w:r>
        <w:t xml:space="preserve">Ликвидация компании: как завершить бизнес без лишних рисков</w:t>
      </w:r>
    </w:p>
    <w:p>
      <w:pPr>
        <w:pStyle w:val="FirstParagraph"/>
      </w:pPr>
      <w:r>
        <w:t xml:space="preserve">⏱ Время чтения: </w:t>
      </w:r>
      <w:del w:id="9148" w:author="Claude" w:date="2026-09-29T00:00:00Z">
        <w:r>
          <w:delText xml:space="preserve">8</w:delText>
        </w:r>
      </w:del>
      <w:ins w:id="9149" w:author="Claude" w:date="2026-09-29T00:00:00Z">
        <w:r>
          <w:t xml:space="preserve">9</w:t>
        </w:r>
      </w:ins>
      <w:r>
        <w:t xml:space="preserve"> минут</w:t>
      </w:r>
    </w:p>
    <w:bookmarkStart w:id="20" w:name="коротко"/>
    <w:p>
      <w:pPr>
        <w:pStyle w:val="Heading2"/>
      </w:pPr>
      <w:r>
        <w:t xml:space="preserve">Коротко</w:t>
      </w:r>
    </w:p>
    <w:p>
      <w:pPr>
        <w:pStyle w:val="FirstParagraph"/>
      </w:pPr>
      <w:r>
        <w:t xml:space="preserve">Ликвидация компании — это прекращение юридического лица без перехода его прав и обязанностей к другим лицам (статья 61 ГК РФ). После неё компанию исключают из ЕГРЮЛ, и она перестаёт существовать.</w:t>
      </w:r>
    </w:p>
    <w:p>
      <w:pPr>
        <w:pStyle w:val="BodyText"/>
      </w:pPr>
      <w:r>
        <w:t xml:space="preserve">Способ ликвидации зависит в первую очередь от того, хватает ли имущества компании, чтобы рассчитаться со всеми кредиторами. Если хватает — компанию закрывают в общем порядке (от 4 месяцев до года) или, если она соответствует всем условиям, в упрощённом порядке для малого и среднего бизнеса (около 3,5 месяцев, без госпошлины). Если не хватает — через банкротство.</w:t>
      </w:r>
    </w:p>
    <w:p>
      <w:pPr>
        <w:pStyle w:val="BodyText"/>
      </w:pPr>
      <w:r>
        <w:t xml:space="preserve">Отдельно стоит исключение из ЕГРЮЛ по решению налоговой. </w:t>
      </w:r>
      <w:del w:id="9001" w:author="Claude" w:date="2026-09-29T00:00:00Z">
        <w:r>
          <w:delText xml:space="preserve">Это</w:delText>
        </w:r>
      </w:del>
      <w:ins w:id="9002" w:author="Claude" w:date="2026-09-29T00:00:00Z">
        <w:r>
          <w:t xml:space="preserve">Его инициирует ФНС, а</w:t>
        </w:r>
      </w:ins>
      <w:r>
        <w:t xml:space="preserve"> не </w:t>
      </w:r>
      <w:del w:id="9003" w:author="Claude" w:date="2026-09-29T00:00:00Z">
        <w:r>
          <w:delText xml:space="preserve">всегда ликвидация в юридическом смысле</w:delText>
        </w:r>
      </w:del>
      <w:ins w:id="9004" w:author="Claude" w:date="2026-09-29T00:00:00Z">
        <w:r>
          <w:t xml:space="preserve">собственник</w:t>
        </w:r>
      </w:ins>
      <w:r>
        <w:t xml:space="preserve">, и рассчитывать на него как на бесплатный способ закрыть бизнес рискованно</w:t>
      </w:r>
      <w:ins w:id="9005" w:author="Claude" w:date="2026-09-29T00:00:00Z">
        <w:r>
          <w:t xml:space="preserve">: последствия несут руководитель и участники</w:t>
        </w:r>
      </w:ins>
      <w:r>
        <w:t xml:space="preserve">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  <w:spacing w:after="60"/>
      </w:pPr>
      <w:hyperlink w:anchor="chto-takoe">
        <w:r>
          <w:rPr>
            <w:rStyle w:val="Hyperlink"/>
          </w:rPr>
          <w:t xml:space="preserve">Что такое ликвидация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posoby">
        <w:r>
          <w:rPr>
            <w:rStyle w:val="Hyperlink"/>
          </w:rPr>
          <w:t xml:space="preserve">Способы ликвидации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etapy">
        <w:r>
          <w:rPr>
            <w:rStyle w:val="Hyperlink"/>
          </w:rPr>
          <w:t xml:space="preserve">Этапы ликвидации в общем порядке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dokumenty">
        <w:r>
          <w:rPr>
            <w:rStyle w:val="Hyperlink"/>
          </w:rPr>
          <w:t xml:space="preserve">Документы для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toimost">
        <w:r>
          <w:rPr>
            <w:rStyle w:val="Hyperlink"/>
          </w:rPr>
          <w:t xml:space="preserve">Стоимость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vyvod">
        <w:r>
          <w:rPr>
            <w:rStyle w:val="Hyperlink"/>
          </w:rPr>
          <w:t xml:space="preserve">Вывод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faq">
        <w:r>
          <w:rPr>
            <w:rStyle w:val="Hyperlink"/>
          </w:rPr>
          <w:t xml:space="preserve">Частые вопросы</w:t>
        </w:r>
      </w:hyperlink>
    </w:p>
    <w:bookmarkEnd w:id="21"/>
    <w:bookmarkStart w:id="22" w:name="chto-takoe"/>
    <w:p>
      <w:pPr>
        <w:pStyle w:val="Heading2"/>
      </w:pPr>
      <w:r>
        <w:t xml:space="preserve">Что такое ликвидация компании</w:t>
      </w:r>
    </w:p>
    <w:p>
      <w:pPr>
        <w:pStyle w:val="FirstParagraph"/>
      </w:pPr>
      <w:r>
        <w:t xml:space="preserve">Ликвидация — это закрытие компании «насовсем»: юрлицо прекращается, его исключают из Единого государственного реестра юридических лиц (ЕГРЮЛ), а правопреемника у него нет. Поэтому ликвидацию важно не путать с другими изменениями в компании: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смена собственника или директора — компания продолжает работать;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реорганизация (слияние, присоединение) — обязательства переходят к правопреемнику;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приостановка деятельности — компания остаётся в реестре и обязана сдавать отчётность, в том числе нулевую.</w:t>
      </w:r>
    </w:p>
    <w:p>
      <w:pPr>
        <w:pStyle w:val="FirstParagraph"/>
      </w:pPr>
      <w:r>
        <w:t xml:space="preserve">Ликвидация бывает добровольной — по решению участников, и принудительной — по решению суда</w:t>
      </w:r>
      <w:ins w:id="9006" w:author="Claude" w:date="2026-09-29T00:00:00Z">
        <w:r>
          <w:t xml:space="preserve">,</w:t>
        </w:r>
      </w:ins>
      <w:r>
        <w:t xml:space="preserve"> </w:t>
      </w:r>
      <w:del w:id="9007" w:author="Claude" w:date="2026-09-29T00:00:00Z">
        <w:r>
          <w:delText xml:space="preserve">или</w:delText>
        </w:r>
      </w:del>
      <w:ins w:id="9008" w:author="Claude" w:date="2026-09-29T00:00:00Z">
        <w:r>
          <w:t xml:space="preserve">в том числе</w:t>
        </w:r>
      </w:ins>
      <w:r>
        <w:t xml:space="preserve"> по </w:t>
      </w:r>
      <w:del w:id="9009" w:author="Claude" w:date="2026-09-29T00:00:00Z">
        <w:r>
          <w:delText xml:space="preserve">инициативе</w:delText>
        </w:r>
      </w:del>
      <w:ins w:id="9010" w:author="Claude" w:date="2026-09-29T00:00:00Z">
        <w:r>
          <w:t xml:space="preserve">иску</w:t>
        </w:r>
      </w:ins>
      <w:r>
        <w:t xml:space="preserve"> налоговой</w:t>
      </w:r>
      <w:ins w:id="9011" w:author="Claude" w:date="2026-09-29T00:00:00Z">
        <w:r>
          <w:t xml:space="preserve"> (пункт 3 статьи 61 ГК РФ)</w:t>
        </w:r>
      </w:ins>
      <w:r>
        <w:t xml:space="preserve">. От способа зависят сроки, расходы и последствия для собственников.</w:t>
      </w:r>
    </w:p>
    <w:bookmarkEnd w:id="22"/>
    <w:bookmarkStart w:id="28" w:name="sposoby"/>
    <w:p>
      <w:pPr>
        <w:pStyle w:val="Heading2"/>
      </w:pPr>
      <w:r>
        <w:t xml:space="preserve">Способы ликвидации компании</w:t>
      </w:r>
    </w:p>
    <w:p>
      <w:pPr>
        <w:pStyle w:val="FirstParagraph"/>
      </w:pPr>
      <w:r>
        <w:t xml:space="preserve">Выбор способа зависит в первую очередь от финансового состояния компании: хватает ли её имущества, чтобы полностью погасить обязательства. Следом имеют значение размер долгов, стоимость активов, наличие сотрудников и то, включена ли компания в реестр МСП: без этого упрощённый порядок недоступен.</w:t>
      </w:r>
    </w:p>
    <w:bookmarkStart w:id="23" w:name="общий-порядок"/>
    <w:p>
      <w:pPr>
        <w:pStyle w:val="Heading3"/>
      </w:pPr>
      <w:r>
        <w:t xml:space="preserve">Общий порядок</w:t>
      </w:r>
    </w:p>
    <w:p>
      <w:pPr>
        <w:pStyle w:val="FirstParagraph"/>
      </w:pPr>
      <w:r>
        <w:t xml:space="preserve">Это добровольная ликвидация по решению участников (статьи 61–64 ГК РФ). Она подходит любой компании, в том числе с сотрудниками, имуществом и долгами, которые компания может погасить за счёт своих активов.</w:t>
      </w:r>
    </w:p>
    <w:p>
      <w:pPr>
        <w:pStyle w:val="BodyText"/>
      </w:pPr>
      <w:r>
        <w:t xml:space="preserve">Участники назначают ликвидатора или ликвидационную комиссию, ликвидатор рассчитывается с кредиторами, составляет ликвидационный баланс и подаёт документы в налоговую. Процедура занимает от 4 месяцев до года. Срок зависит от того, как быстро удастся рассчитаться с кредиторами и будет ли выездная налоговая проверка. Пошагово этот порядок разобран в разделе </w:t>
      </w:r>
      <w:hyperlink w:anchor="etapy">
        <w:r>
          <w:rPr>
            <w:rStyle w:val="Hyperlink"/>
          </w:rPr>
          <w:t xml:space="preserve">«Этапы»</w:t>
        </w:r>
      </w:hyperlink>
      <w:r>
        <w:t xml:space="preserve">.</w:t>
      </w:r>
    </w:p>
    <w:bookmarkEnd w:id="23"/>
    <w:bookmarkStart w:id="24" w:name="упрощённый-порядок-для-мсп"/>
    <w:p>
      <w:pPr>
        <w:pStyle w:val="Heading3"/>
      </w:pPr>
      <w:r>
        <w:t xml:space="preserve">Упрощённый порядок для МСП</w:t>
      </w:r>
    </w:p>
    <w:p>
      <w:pPr>
        <w:pStyle w:val="FirstParagraph"/>
      </w:pPr>
      <w:r>
        <w:t xml:space="preserve">С 2023 года малый и средний бизнес может закрыть компанию в упрощённом порядке — через исключение из ЕГРЮЛ по </w:t>
      </w:r>
      <w:del w:id="9012" w:author="Claude" w:date="2026-09-29T00:00:00Z">
        <w:r>
          <w:delText xml:space="preserve">заявлению</w:delText>
        </w:r>
      </w:del>
      <w:ins w:id="9013" w:author="Claude" w:date="2026-09-29T00:00:00Z">
        <w:r>
          <w:t xml:space="preserve">решению</w:t>
        </w:r>
      </w:ins>
      <w:r>
        <w:t xml:space="preserve"> </w:t>
      </w:r>
      <w:del w:id="9014" w:author="Claude" w:date="2026-09-29T00:00:00Z">
        <w:r>
          <w:delText xml:space="preserve">самой</w:delText>
        </w:r>
      </w:del>
      <w:ins w:id="9015" w:author="Claude" w:date="2026-09-29T00:00:00Z">
        <w:r>
          <w:t xml:space="preserve">участников,</w:t>
        </w:r>
      </w:ins>
      <w:r>
        <w:t xml:space="preserve"> </w:t>
      </w:r>
      <w:del w:id="9016" w:author="Claude" w:date="2026-09-29T00:00:00Z">
        <w:r>
          <w:delText xml:space="preserve">компании</w:delText>
        </w:r>
      </w:del>
      <w:ins w:id="9017" w:author="Claude" w:date="2026-09-29T00:00:00Z">
        <w:r>
          <w:t xml:space="preserve">принятому единогласно</w:t>
        </w:r>
      </w:ins>
      <w:r>
        <w:t xml:space="preserve"> (статья 21.3 Федерального закона от 08.08.2001 № 129-ФЗ). Компания должна одновременно соответствовать всем условиям</w:t>
      </w:r>
      <w:ins w:id="9018" w:author="Claude" w:date="2026-09-29T00:00:00Z">
        <w:r>
          <w:t xml:space="preserve"> пункта 7 этой статьи</w:t>
        </w:r>
      </w:ins>
      <w:r>
        <w:t xml:space="preserve">: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включена в реестр субъектов МСП на дату подачи заявления;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является плательщиком НДС или освобождена от его уплаты;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задолженности по налогам, сборам, страховым взносам и иным обязательным платежам;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незавершённых расчётов с кредиторами и работниками;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владеет недвижимостью и транспортными средствами;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 ЕГРЮЛ нет записи о недостоверности сведений о компании;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компания не находится в процессе </w:t>
      </w:r>
      <w:del w:id="9019" w:author="Claude" w:date="2026-09-29T00:00:00Z">
        <w:r>
          <w:delText xml:space="preserve">реорганизации</w:delText>
        </w:r>
      </w:del>
      <w:ins w:id="9020" w:author="Claude" w:date="2026-09-29T00:00:00Z">
        <w:r>
          <w:t xml:space="preserve">ликвидации</w:t>
        </w:r>
      </w:ins>
      <w:r>
        <w:t xml:space="preserve">, </w:t>
      </w:r>
      <w:del w:id="9021" w:author="Claude" w:date="2026-09-29T00:00:00Z">
        <w:r>
          <w:delText xml:space="preserve">ликвидации</w:delText>
        </w:r>
      </w:del>
      <w:ins w:id="9022" w:author="Claude" w:date="2026-09-29T00:00:00Z">
        <w:r>
          <w:t xml:space="preserve">реорганизации</w:t>
        </w:r>
      </w:ins>
      <w:r>
        <w:t xml:space="preserve"> или </w:t>
      </w:r>
      <w:del w:id="9023" w:author="Claude" w:date="2026-09-29T00:00:00Z">
        <w:r>
          <w:delText xml:space="preserve">банкротства.</w:delText>
        </w:r>
      </w:del>
      <w:ins w:id="9024" w:author="Claude" w:date="2026-09-29T00:00:00Z">
        <w:r>
          <w:t xml:space="preserve">исключения из ЕГРЮЛ по решению налоговой;</w:t>
        </w:r>
      </w:ins>
    </w:p>
    <w:p>
      <w:pPr>
        <w:numPr>
          <w:ilvl w:val="0"/>
          <w:numId w:val="1003"/>
        </w:numPr>
        <w:pStyle w:val="Compact"/>
        <w:spacing w:after="60"/>
        <w:rPr>
          <w:ins w:id="9150" w:author="Claude" w:date="2026-09-29T00:00:00Z"/>
        </w:rPr>
      </w:pPr>
      <w:ins w:id="9151" w:author="Claude" w:date="2026-09-29T00:00:00Z">
        <w:r>
          <w:t xml:space="preserve">в отношении компании не возбуждено дело о банкротстве;</w:t>
        </w:r>
      </w:ins>
    </w:p>
    <w:p>
      <w:pPr>
        <w:numPr>
          <w:ilvl w:val="0"/>
          <w:numId w:val="1003"/>
        </w:numPr>
        <w:pStyle w:val="Compact"/>
        <w:spacing w:after="60"/>
        <w:rPr>
          <w:ins w:id="9152" w:author="Claude" w:date="2026-09-29T00:00:00Z"/>
        </w:rPr>
      </w:pPr>
      <w:ins w:id="9153" w:author="Claude" w:date="2026-09-29T00:00:00Z">
        <w:r>
          <w:t xml:space="preserve">нет судебного запрета или запрета судебного пристава на регистрационные действия в отношении компании;</w:t>
        </w:r>
      </w:ins>
    </w:p>
    <w:p>
      <w:pPr>
        <w:numPr>
          <w:ilvl w:val="0"/>
          <w:numId w:val="1003"/>
        </w:numPr>
        <w:pStyle w:val="Compact"/>
        <w:spacing w:after="60"/>
        <w:rPr>
          <w:ins w:id="9154" w:author="Claude" w:date="2026-09-29T00:00:00Z"/>
        </w:rPr>
      </w:pPr>
      <w:ins w:id="9155" w:author="Claude" w:date="2026-09-29T00:00:00Z">
        <w:r>
  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  </w:r>
      </w:ins>
    </w:p>
    <w:p>
      <w:pPr>
        <w:pStyle w:val="FirstParagraph"/>
      </w:pPr>
      <w:r>
        <w:t xml:space="preserve">Заявление</w:t>
      </w:r>
      <w:del w:id="9025" w:author="Claude" w:date="2026-09-29T00:00:00Z">
        <w:r>
          <w:delText xml:space="preserve"> подаётся</w:delText>
        </w:r>
      </w:del>
      <w:r>
        <w:t xml:space="preserve"> по форме № Р19001 </w:t>
      </w:r>
      <w:del w:id="9026" w:author="Claude" w:date="2026-09-29T00:00:00Z">
        <w:r>
          <w:delText xml:space="preserve">—</w:delText>
        </w:r>
      </w:del>
      <w:ins w:id="9027" w:author="Claude" w:date="2026-09-29T00:00:00Z">
        <w:r>
          <w:t xml:space="preserve">подают сами участники, и подписывает его каждый из них:</w:t>
        </w:r>
      </w:ins>
      <w:r>
        <w:t xml:space="preserve"> в электронном виде </w:t>
      </w:r>
      <w:del w:id="9028" w:author="Claude" w:date="2026-09-29T00:00:00Z">
        <w:r>
          <w:delText xml:space="preserve">с</w:delText>
        </w:r>
      </w:del>
      <w:ins w:id="9029" w:author="Claude" w:date="2026-09-29T00:00:00Z">
        <w:r>
          <w:t xml:space="preserve">—</w:t>
        </w:r>
      </w:ins>
      <w:r>
        <w:t xml:space="preserve"> усиленной квалифицированной электронной подписью через сервис ФНС </w:t>
      </w:r>
      <w:del w:id="9030" w:author="Claude" w:date="2026-09-29T00:00:00Z">
        <w:r>
          <w:delText xml:space="preserve">для</w:delText>
        </w:r>
      </w:del>
      <w:ins w:id="9031" w:author="Claude" w:date="2026-09-29T00:00:00Z">
        <w:r>
          <w:t xml:space="preserve">«Государственная</w:t>
        </w:r>
      </w:ins>
      <w:r>
        <w:t xml:space="preserve"> </w:t>
      </w:r>
      <w:del w:id="9032" w:author="Claude" w:date="2026-09-29T00:00:00Z">
        <w:r>
          <w:delText xml:space="preserve">электронной</w:delText>
        </w:r>
      </w:del>
      <w:ins w:id="9033" w:author="Claude" w:date="2026-09-29T00:00:00Z">
        <w:r>
          <w:t xml:space="preserve">онлайн-регистрация</w:t>
        </w:r>
      </w:ins>
      <w:r>
        <w:t xml:space="preserve"> </w:t>
      </w:r>
      <w:del w:id="9034" w:author="Claude" w:date="2026-09-29T00:00:00Z">
        <w:r>
          <w:delText xml:space="preserve">подачи документов</w:delText>
        </w:r>
      </w:del>
      <w:ins w:id="9035" w:author="Claude" w:date="2026-09-29T00:00:00Z">
        <w:r>
          <w:t xml:space="preserve">бизнеса»,</w:t>
        </w:r>
      </w:ins>
      <w:r>
        <w:t xml:space="preserve"> на </w:t>
      </w:r>
      <w:del w:id="9036" w:author="Claude" w:date="2026-09-29T00:00:00Z">
        <w:r>
          <w:delText xml:space="preserve">регистрацию</w:delText>
        </w:r>
      </w:del>
      <w:ins w:id="9037" w:author="Claude" w:date="2026-09-29T00:00:00Z">
        <w:r>
          <w:t xml:space="preserve">бумаге</w:t>
        </w:r>
      </w:ins>
      <w:r>
        <w:t xml:space="preserve"> </w:t>
      </w:r>
      <w:del w:id="9038" w:author="Claude" w:date="2026-09-29T00:00:00Z">
        <w:r>
          <w:delText xml:space="preserve">или</w:delText>
        </w:r>
      </w:del>
      <w:ins w:id="9039" w:author="Claude" w:date="2026-09-29T00:00:00Z">
        <w:r>
          <w:t xml:space="preserve">—</w:t>
        </w:r>
      </w:ins>
      <w:r>
        <w:t xml:space="preserve"> </w:t>
      </w:r>
      <w:del w:id="9040" w:author="Claude" w:date="2026-09-29T00:00:00Z">
        <w:r>
          <w:delText xml:space="preserve">через</w:delText>
        </w:r>
      </w:del>
      <w:ins w:id="9041" w:author="Claude" w:date="2026-09-29T00:00:00Z">
        <w:r>
          <w:t xml:space="preserve">с</w:t>
        </w:r>
      </w:ins>
      <w:r>
        <w:t xml:space="preserve"> </w:t>
      </w:r>
      <w:del w:id="9042" w:author="Claude" w:date="2026-09-29T00:00:00Z">
        <w:r>
          <w:delText xml:space="preserve">нотариуса</w:delText>
        </w:r>
      </w:del>
      <w:ins w:id="9043" w:author="Claude" w:date="2026-09-29T00:00:00Z">
        <w:r>
          <w:t xml:space="preserve">нотариальным удостоверением подписи каждого участника</w:t>
        </w:r>
      </w:ins>
      <w:r>
        <w:t xml:space="preserve">. </w:t>
      </w:r>
      <w:del w:id="9044" w:author="Claude" w:date="2026-09-29T00:00:00Z">
        <w:r>
          <w:delText xml:space="preserve">ФНС</w:delText>
        </w:r>
      </w:del>
      <w:ins w:id="9045" w:author="Claude" w:date="2026-09-29T00:00:00Z">
        <w:r>
          <w:t xml:space="preserve">Налоговая рассматривает заявление 5 рабочих дней и</w:t>
        </w:r>
      </w:ins>
      <w:r>
        <w:t xml:space="preserve"> публикует </w:t>
      </w:r>
      <w:del w:id="9046" w:author="Claude" w:date="2026-09-29T00:00:00Z">
        <w:r>
          <w:delText xml:space="preserve">сведения</w:delText>
        </w:r>
      </w:del>
      <w:ins w:id="9047" w:author="Claude" w:date="2026-09-29T00:00:00Z">
        <w:r>
          <w:t xml:space="preserve">решение</w:t>
        </w:r>
      </w:ins>
      <w:r>
        <w:t xml:space="preserve"> о предстоящем исключении, </w:t>
      </w:r>
      <w:del w:id="9048" w:author="Claude" w:date="2026-09-29T00:00:00Z">
        <w:r>
          <w:delText xml:space="preserve">и</w:delText>
        </w:r>
      </w:del>
      <w:ins w:id="9049" w:author="Claude" w:date="2026-09-29T00:00:00Z">
        <w:r>
          <w:t xml:space="preserve">после чего</w:t>
        </w:r>
      </w:ins>
      <w:r>
        <w:t xml:space="preserve"> в течение 3 месяцев кредиторы и другие заинтересованные лица могут направить возражения. Если возражений нет, компанию исключают из ЕГРЮЛ. Вся процедура занимает около 3,5 месяцев, госпошлина не уплачивается.</w:t>
      </w:r>
    </w:p>
    <w:p>
      <w:pPr>
        <w:pStyle w:val="BodyText"/>
      </w:pPr>
      <w:r>
        <w:t xml:space="preserve">Упрощённый порядок — добровольный, поэтому, в отличие от исключения по решению налоговой, он не создаёт для директора и участников ограничений на регистрацию новых компаний.</w:t>
      </w:r>
    </w:p>
    <w:bookmarkEnd w:id="24"/>
    <w:bookmarkStart w:id="25" w:name="банкротство"/>
    <w:p>
      <w:pPr>
        <w:pStyle w:val="Heading3"/>
      </w:pPr>
      <w:r>
        <w:t xml:space="preserve">Банкротство</w:t>
      </w:r>
    </w:p>
    <w:p>
      <w:pPr>
        <w:pStyle w:val="FirstParagraph"/>
      </w:pPr>
      <w:r>
        <w:t xml:space="preserve">Если имущества не хватает, чтобы рассчитаться со всеми кредиторами, закрыть компанию добровольно нельзя: закон обязывает пройти процедуру банкротства (Федеральный закон от 26.10.2002 № 127-ФЗ). Процедуру ведёт арбитражный суд, назначается арбитражный управляющий, имущество продаётся, а требования кредиторов погашаются в порядке очерёдности.</w:t>
      </w:r>
    </w:p>
    <w:p>
      <w:pPr>
        <w:pStyle w:val="BodyText"/>
      </w:pPr>
      <w:r>
        <w:t xml:space="preserve">Это самый долгий и затратный способ — как правило, от года. Кроме того, если суд установит, что к неплатёжеспособности привели действия собственников или руководителя, их могут привлечь к субсидиарной ответственности, то есть взыскать долги компании с них лично.</w:t>
      </w:r>
    </w:p>
    <w:bookmarkEnd w:id="25"/>
    <w:bookmarkStart w:id="26" w:name="исключение-из-егрюл-по-решению-налоговой"/>
    <w:p>
      <w:pPr>
        <w:pStyle w:val="Heading3"/>
      </w:pPr>
      <w:r>
        <w:t xml:space="preserve">Исключение из ЕГРЮЛ по решению налоговой</w:t>
      </w:r>
    </w:p>
    <w:p>
      <w:pPr>
        <w:pStyle w:val="FirstParagraph"/>
      </w:pPr>
      <w:r>
        <w:t xml:space="preserve">Этот вариант выбирает не собственник, а ФНС (статья 21.1 закона № 129-ФЗ)</w:t>
      </w:r>
      <w:del w:id="9050" w:author="Claude" w:date="2026-09-29T00:00:00Z">
        <w:r>
          <w:delText xml:space="preserve">, и ликвидацией в полном смысле такое исключение бывает не всегда</w:delText>
        </w:r>
      </w:del>
      <w:r>
        <w:t xml:space="preserve">. Налоговая вправе исключить компанию из реестра в </w:t>
      </w:r>
      <w:del w:id="9051" w:author="Claude" w:date="2026-09-29T00:00:00Z">
        <w:r>
          <w:delText xml:space="preserve">трёх</w:delText>
        </w:r>
      </w:del>
      <w:ins w:id="9052" w:author="Claude" w:date="2026-09-29T00:00:00Z">
        <w:r>
          <w:t xml:space="preserve">пяти</w:t>
        </w:r>
      </w:ins>
      <w:r>
        <w:t xml:space="preserve"> случаях: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компания признана недействующей: в течение года не сдавала отчётность и не проводила операций по банковским счетам;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в ЕГРЮЛ больше 6 месяцев содержится запись о недостоверности сведений о компании — например, о её адресе;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у компании нет средств на расходы по ликвидации, и возложить эти расходы на участников нельзя</w:t>
      </w:r>
      <w:del w:id="9053" w:author="Claude" w:date="2026-09-29T00:00:00Z">
        <w:r>
          <w:delText xml:space="preserve">.</w:delText>
        </w:r>
      </w:del>
      <w:ins w:id="9054" w:author="Claude" w:date="2026-09-29T00:00:00Z">
        <w:r>
          <w:t xml:space="preserve">;</w:t>
        </w:r>
      </w:ins>
    </w:p>
    <w:p>
      <w:pPr>
        <w:numPr>
          <w:ilvl w:val="0"/>
          <w:numId w:val="1004"/>
        </w:numPr>
        <w:pStyle w:val="Compact"/>
        <w:spacing w:after="60"/>
        <w:rPr>
          <w:ins w:id="9156" w:author="Claude" w:date="2026-09-29T00:00:00Z"/>
        </w:rPr>
      </w:pPr>
      <w:ins w:id="9157" w:author="Claude" w:date="2026-09-29T00:00:00Z">
        <w:r>
          <w:t xml:space="preserve">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  </w:r>
      </w:ins>
    </w:p>
    <w:p>
      <w:pPr>
        <w:numPr>
          <w:ilvl w:val="0"/>
          <w:numId w:val="1004"/>
        </w:numPr>
        <w:pStyle w:val="Compact"/>
        <w:spacing w:after="60"/>
        <w:rPr>
          <w:ins w:id="9158" w:author="Claude" w:date="2026-09-29T00:00:00Z"/>
        </w:rPr>
      </w:pPr>
      <w:ins w:id="9159" w:author="Claude" w:date="2026-09-29T00:00:00Z">
        <w:r>
          <w:t xml:space="preserve">есть основания, предусмотренные пунктом 4 статьи 7.8 Федерального закона от 07.08.2001 № 115-ФЗ о противодействии отмыванию доходов.</w:t>
        </w:r>
      </w:ins>
    </w:p>
    <w:p>
      <w:pPr>
        <w:pStyle w:val="FirstParagraph"/>
      </w:pPr>
      <w:del w:id="9055" w:author="Claude" w:date="2026-09-29T00:00:00Z">
        <w:r>
          <w:delText xml:space="preserve">По закону исключение приравнивается к</w:delText>
        </w:r>
      </w:del>
      <w:ins w:id="9056" w:author="Claude" w:date="2026-09-29T00:00:00Z">
        <w:r>
          <w:t xml:space="preserve">Процедуры</w:t>
        </w:r>
      </w:ins>
      <w:r>
        <w:t xml:space="preserve"> ликвидации </w:t>
      </w:r>
      <w:del w:id="9057" w:author="Claude" w:date="2026-09-29T00:00:00Z">
        <w:r>
          <w:delText xml:space="preserve">только</w:delText>
        </w:r>
      </w:del>
      <w:ins w:id="9058" w:author="Claude" w:date="2026-09-29T00:00:00Z">
        <w:r>
          <w:t xml:space="preserve">здесь</w:t>
        </w:r>
      </w:ins>
      <w:r>
        <w:t xml:space="preserve"> </w:t>
      </w:r>
      <w:del w:id="9059" w:author="Claude" w:date="2026-09-29T00:00:00Z">
        <w:r>
          <w:delText xml:space="preserve">в</w:delText>
        </w:r>
      </w:del>
      <w:ins w:id="9060" w:author="Claude" w:date="2026-09-29T00:00:00Z">
        <w:r>
          <w:t xml:space="preserve">нет:</w:t>
        </w:r>
      </w:ins>
      <w:r>
        <w:t xml:space="preserve"> </w:t>
      </w:r>
      <w:del w:id="9061" w:author="Claude" w:date="2026-09-29T00:00:00Z">
        <w:r>
          <w:delText xml:space="preserve">первом</w:delText>
        </w:r>
      </w:del>
      <w:ins w:id="9062" w:author="Claude" w:date="2026-09-29T00:00:00Z">
        <w:r>
          <w:t xml:space="preserve">ни</w:t>
        </w:r>
      </w:ins>
      <w:r>
        <w:t xml:space="preserve"> </w:t>
      </w:r>
      <w:del w:id="9063" w:author="Claude" w:date="2026-09-29T00:00:00Z">
        <w:r>
          <w:delText xml:space="preserve">случае</w:delText>
        </w:r>
      </w:del>
      <w:ins w:id="9064" w:author="Claude" w:date="2026-09-29T00:00:00Z">
        <w:r>
          <w:t xml:space="preserve">ликвидатора, ни расчётов с кредиторами. Но правовые последствия с ноября 2023 года те же, что при ликвидации,</w:t>
        </w:r>
      </w:ins>
      <w:r>
        <w:t xml:space="preserve"> — </w:t>
      </w:r>
      <w:del w:id="9065" w:author="Claude" w:date="2026-09-29T00:00:00Z">
        <w:r>
          <w:delText xml:space="preserve">когда</w:delText>
        </w:r>
      </w:del>
      <w:ins w:id="9066" w:author="Claude" w:date="2026-09-29T00:00:00Z">
        <w:r>
          <w:t xml:space="preserve">по</w:t>
        </w:r>
      </w:ins>
      <w:r>
        <w:t xml:space="preserve"> </w:t>
      </w:r>
      <w:del w:id="9067" w:author="Claude" w:date="2026-09-29T00:00:00Z">
        <w:r>
          <w:delText xml:space="preserve">компания</w:delText>
        </w:r>
      </w:del>
      <w:ins w:id="9068" w:author="Claude" w:date="2026-09-29T00:00:00Z">
        <w:r>
          <w:t xml:space="preserve">любому</w:t>
        </w:r>
      </w:ins>
      <w:r>
        <w:t xml:space="preserve"> </w:t>
      </w:r>
      <w:del w:id="9069" w:author="Claude" w:date="2026-09-29T00:00:00Z">
        <w:r>
          <w:delText xml:space="preserve">признана</w:delText>
        </w:r>
      </w:del>
      <w:ins w:id="9070" w:author="Claude" w:date="2026-09-29T00:00:00Z">
        <w:r>
          <w:t xml:space="preserve">из</w:t>
        </w:r>
      </w:ins>
      <w:r>
        <w:t xml:space="preserve"> </w:t>
      </w:r>
      <w:del w:id="9071" w:author="Claude" w:date="2026-09-29T00:00:00Z">
        <w:r>
          <w:delText xml:space="preserve">недействующей</w:delText>
        </w:r>
      </w:del>
      <w:ins w:id="9072" w:author="Claude" w:date="2026-09-29T00:00:00Z">
        <w:r>
          <w:t xml:space="preserve">пяти оснований</w:t>
        </w:r>
      </w:ins>
      <w:r>
        <w:t xml:space="preserve"> (пункт 2 статьи 64.2 ГК РФ</w:t>
      </w:r>
      <w:ins w:id="9073" w:author="Claude" w:date="2026-09-29T00:00:00Z">
        <w:r>
          <w:t xml:space="preserve">, пункт 6 статьи 21.1 закона № 129-ФЗ</w:t>
        </w:r>
      </w:ins>
      <w:r>
        <w:t xml:space="preserve">). </w:t>
      </w:r>
      <w:del w:id="9074" w:author="Claude" w:date="2026-09-29T00:00:00Z">
        <w:r>
          <w:delText xml:space="preserve">В</w:delText>
        </w:r>
      </w:del>
      <w:ins w:id="9075" w:author="Claude" w:date="2026-09-29T00:00:00Z">
        <w:r>
          <w:t xml:space="preserve">Раньше</w:t>
        </w:r>
      </w:ins>
      <w:r>
        <w:t xml:space="preserve"> </w:t>
      </w:r>
      <w:del w:id="9076" w:author="Claude" w:date="2026-09-29T00:00:00Z">
        <w:r>
          <w:delText xml:space="preserve">остальных</w:delText>
        </w:r>
      </w:del>
      <w:ins w:id="9077" w:author="Claude" w:date="2026-09-29T00:00:00Z">
        <w:r>
          <w:t xml:space="preserve">это</w:t>
        </w:r>
      </w:ins>
      <w:r>
        <w:t xml:space="preserve"> </w:t>
      </w:r>
      <w:del w:id="9078" w:author="Claude" w:date="2026-09-29T00:00:00Z">
        <w:r>
          <w:delText xml:space="preserve">случаях</w:delText>
        </w:r>
      </w:del>
      <w:ins w:id="9079" w:author="Claude" w:date="2026-09-29T00:00:00Z">
        <w:r>
          <w:t xml:space="preserve">правило</w:t>
        </w:r>
      </w:ins>
      <w:r>
        <w:t xml:space="preserve"> </w:t>
      </w:r>
      <w:del w:id="9080" w:author="Claude" w:date="2026-09-29T00:00:00Z">
        <w:r>
          <w:delText xml:space="preserve">правовые</w:delText>
        </w:r>
      </w:del>
      <w:ins w:id="9081" w:author="Claude" w:date="2026-09-29T00:00:00Z">
        <w:r>
          <w:t xml:space="preserve">действовало</w:t>
        </w:r>
      </w:ins>
      <w:r>
        <w:t xml:space="preserve"> </w:t>
      </w:r>
      <w:del w:id="9082" w:author="Claude" w:date="2026-09-29T00:00:00Z">
        <w:r>
          <w:delText xml:space="preserve">последствия ликвидации не наступают. Это важно и</w:delText>
        </w:r>
      </w:del>
      <w:ins w:id="9083" w:author="Claude" w:date="2026-09-29T00:00:00Z">
        <w:r>
          <w:t xml:space="preserve">только</w:t>
        </w:r>
      </w:ins>
      <w:r>
        <w:t xml:space="preserve"> для </w:t>
      </w:r>
      <w:ins w:id="9084" w:author="Claude" w:date="2026-09-29T00:00:00Z">
        <w:r>
          <w:t xml:space="preserve">недействующих компаний. Для </w:t>
        </w:r>
      </w:ins>
      <w:r>
        <w:t xml:space="preserve">кредиторов</w:t>
      </w:r>
      <w:del w:id="9085" w:author="Claude" w:date="2026-09-29T00:00:00Z">
        <w:r>
          <w:delText xml:space="preserve">:</w:delText>
        </w:r>
      </w:del>
      <w:ins w:id="9086" w:author="Claude" w:date="2026-09-29T00:00:00Z">
        <w:r>
          <w:t xml:space="preserve"> это значит, что</w:t>
        </w:r>
      </w:ins>
      <w:r>
        <w:t xml:space="preserve"> долг </w:t>
      </w:r>
      <w:del w:id="9087" w:author="Claude" w:date="2026-09-29T00:00:00Z">
        <w:r>
          <w:delText xml:space="preserve">компании, </w:delText>
        </w:r>
      </w:del>
      <w:r>
        <w:t xml:space="preserve">исключённой </w:t>
      </w:r>
      <w:del w:id="9088" w:author="Claude" w:date="2026-09-29T00:00:00Z">
        <w:r>
          <w:delText xml:space="preserve">по</w:delText>
        </w:r>
      </w:del>
      <w:ins w:id="9089" w:author="Claude" w:date="2026-09-29T00:00:00Z">
        <w:r>
          <w:t xml:space="preserve">компании</w:t>
        </w:r>
      </w:ins>
      <w:r>
        <w:t xml:space="preserve"> </w:t>
      </w:r>
      <w:del w:id="9090" w:author="Claude" w:date="2026-09-29T00:00:00Z">
        <w:r>
          <w:delText xml:space="preserve">второму или третьему основанию, нельзя</w:delText>
        </w:r>
      </w:del>
      <w:ins w:id="9091" w:author="Claude" w:date="2026-09-29T00:00:00Z">
        <w:r>
          <w:t xml:space="preserve">можно</w:t>
        </w:r>
      </w:ins>
      <w:r>
        <w:t xml:space="preserve"> признать безнадёжным </w:t>
      </w:r>
      <w:del w:id="9092" w:author="Claude" w:date="2026-09-29T00:00:00Z">
        <w:r>
          <w:delText xml:space="preserve">для</w:delText>
        </w:r>
      </w:del>
      <w:ins w:id="9093" w:author="Claude" w:date="2026-09-29T00:00:00Z">
        <w:r>
          <w:t xml:space="preserve">и</w:t>
        </w:r>
      </w:ins>
      <w:r>
        <w:t xml:space="preserve"> </w:t>
      </w:r>
      <w:del w:id="9094" w:author="Claude" w:date="2026-09-29T00:00:00Z">
        <w:r>
          <w:delText xml:space="preserve">целей</w:delText>
        </w:r>
      </w:del>
      <w:ins w:id="9095" w:author="Claude" w:date="2026-09-29T00:00:00Z">
        <w:r>
          <w:t xml:space="preserve">учесть</w:t>
        </w:r>
      </w:ins>
      <w:r>
        <w:t xml:space="preserve"> </w:t>
      </w:r>
      <w:del w:id="9096" w:author="Claude" w:date="2026-09-29T00:00:00Z">
        <w:r>
          <w:delText xml:space="preserve">налога</w:delText>
        </w:r>
      </w:del>
      <w:ins w:id="9097" w:author="Claude" w:date="2026-09-29T00:00:00Z">
        <w:r>
          <w:t xml:space="preserve">в расходах по налогу</w:t>
        </w:r>
      </w:ins>
      <w:r>
        <w:t xml:space="preserve"> на прибыль</w:t>
      </w:r>
      <w:ins w:id="9098" w:author="Claude" w:date="2026-09-29T00:00:00Z">
        <w:r>
          <w:t xml:space="preserve"> — так разъясняет Минфин (письмо от 26</w:t>
        </w:r>
      </w:ins>
      <w:r>
        <w:t xml:space="preserve">.</w:t>
      </w:r>
      <w:ins w:id="9099" w:author="Claude" w:date="2026-09-29T00:00:00Z">
        <w:r>
          <w:t xml:space="preserve">01.2024 № 03-03-06/1/6337).</w:t>
        </w:r>
      </w:ins>
    </w:p>
    <w:p>
      <w:pPr>
        <w:pStyle w:val="BodyText"/>
      </w:pPr>
      <w:r>
        <w:t xml:space="preserve">Многие собственники рассчитывают на такое исключение как на бесплатную ликвидацию, но оно несёт риски для них самих. </w:t>
      </w:r>
      <w:del w:id="9100" w:author="Claude" w:date="2026-09-29T00:00:00Z">
        <w:r>
          <w:delText xml:space="preserve">Директору</w:delText>
        </w:r>
      </w:del>
      <w:ins w:id="9101" w:author="Claude" w:date="2026-09-29T00:00:00Z">
        <w:r>
          <w:t xml:space="preserve">Во-первых, директору</w:t>
        </w:r>
      </w:ins>
      <w:r>
        <w:t xml:space="preserve"> и участникам с долей от 50% в течение трёх лет могут отказать в регистрации новых компаний, где они выступают руководителем или учредителем (подпункт «ф» пункта 1 статьи 23 закона № 129-ФЗ). </w:t>
      </w:r>
      <w:ins w:id="9102" w:author="Claude" w:date="2026-09-29T00:00:00Z">
        <w:r>
          <w:t xml:space="preserve">Запрет наступает, если компанию исключили из-за недостоверных сведений или по основаниям закона № 115-ФЗ, а если как недействующую — когда у неё остался долг перед бюджетом. Во-вторых, исключение не освобождает от ответственности: если долги остались из-за недобросовестных или неразумных действий директора или участников, кредиторы вправе через суд привлечь их к субсидиарной ответственности (пункт 3 статьи 64.2 ГК РФ). </w:t>
        </w:r>
      </w:ins>
      <w:r>
        <w:t xml:space="preserve">Поэтому оставлять компанию «на исключение» мы не рекомендуем: почти всегда есть управляемый вариант.</w:t>
      </w:r>
    </w:p>
    <w:bookmarkEnd w:id="26"/>
    <w:bookmarkStart w:id="27" w:name="сравнение-способов"/>
    <w:p>
      <w:pPr>
        <w:pStyle w:val="Heading3"/>
      </w:pPr>
      <w:r>
        <w:t xml:space="preserve">Сравнение способов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Способ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Кому подходит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Сроки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Госпошлина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Общий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Любой компании, которая может рассчитаться с кредиторами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 4 месяцев до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800 ₽ при подаче на бумаге; при электронной подаче 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 из реестра МСП, которые соответствуют всем </w:t>
            </w:r>
            <w:del w:id="9103" w:author="Claude" w:date="2026-09-29T00:00:00Z">
              <w:r>
                <w:rPr>
                  <w:sz w:val="20"/>
                </w:rPr>
                <w:delText xml:space="preserve">7</w:delText>
              </w:r>
            </w:del>
            <w:ins w:id="9104" w:author="Claude" w:date="2026-09-29T00:00:00Z">
              <w:r>
                <w:rPr>
                  <w:sz w:val="20"/>
                </w:rPr>
                <w:t xml:space="preserve">условиям</w:t>
              </w:r>
            </w:ins>
            <w:r>
              <w:rPr>
                <w:sz w:val="20"/>
              </w:rPr>
              <w:t xml:space="preserve"> </w:t>
            </w:r>
            <w:del w:id="9105" w:author="Claude" w:date="2026-09-29T00:00:00Z">
              <w:r>
                <w:rPr>
                  <w:sz w:val="20"/>
                </w:rPr>
                <w:delText xml:space="preserve">условиям</w:delText>
              </w:r>
            </w:del>
            <w:ins w:id="9106" w:author="Claude" w:date="2026-09-29T00:00:00Z">
              <w:r>
                <w:rPr>
                  <w:sz w:val="20"/>
                </w:rPr>
                <w:t xml:space="preserve">статьи 21.3 закона № 129-ФЗ</w:t>
              </w:r>
            </w:ins>
            <w:r>
              <w:rPr>
                <w:sz w:val="20"/>
              </w:rPr>
              <w:t xml:space="preserve"> (см. выше)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Около 3,5 месяцев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Компаниям, у которых долгов больше, чем имущества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Как правило, от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del w:id="9107" w:author="Claude" w:date="2026-09-29T00:00:00Z">
              <w:r>
                <w:rPr>
                  <w:sz w:val="20"/>
                </w:rPr>
                <w:delText xml:space="preserve">Госпошлина</w:delText>
              </w:r>
            </w:del>
            <w:ins w:id="9108" w:author="Claude" w:date="2026-09-29T00:00:00Z">
              <w:r>
                <w:rPr>
                  <w:sz w:val="20"/>
                </w:rPr>
                <w:t xml:space="preserve">За</w:t>
              </w:r>
            </w:ins>
            <w:r>
              <w:rPr>
                <w:sz w:val="20"/>
              </w:rPr>
              <w:t xml:space="preserve"> </w:t>
            </w:r>
            <w:del w:id="9109" w:author="Claude" w:date="2026-09-29T00:00:00Z">
              <w:r>
                <w:rPr>
                  <w:sz w:val="20"/>
                </w:rPr>
                <w:delText xml:space="preserve">и</w:delText>
              </w:r>
            </w:del>
            <w:ins w:id="9110" w:author="Claude" w:date="2026-09-29T00:00:00Z">
              <w:r>
                <w:rPr>
                  <w:sz w:val="20"/>
                </w:rPr>
                <w:t xml:space="preserve">регистрацию ликвидации не уплачивается; есть</w:t>
              </w:r>
            </w:ins>
            <w:r>
              <w:rPr>
                <w:sz w:val="20"/>
              </w:rPr>
              <w:t xml:space="preserve"> расходы на процедуру</w:t>
            </w:r>
            <w:ins w:id="9111" w:author="Claude" w:date="2026-09-29T00:00:00Z">
              <w:r>
                <w:rPr>
                  <w:sz w:val="20"/>
                </w:rPr>
                <w:t xml:space="preserve"> банкротства</w:t>
              </w:r>
            </w:ins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Решение принимает ФНС, а не собственник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Зависит от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bookmarkEnd w:id="27"/>
    <w:bookmarkEnd w:id="28"/>
    <w:bookmarkStart w:id="29" w:name="etapy"/>
    <w:p>
      <w:pPr>
        <w:pStyle w:val="Heading2"/>
      </w:pPr>
      <w:r>
        <w:t xml:space="preserve">Этапы ликвидации в общем порядке</w:t>
      </w:r>
    </w:p>
    <w:p>
      <w:pPr>
        <w:pStyle w:val="FirstParagraph"/>
      </w:pPr>
      <w:del w:id="9112" w:author="Claude" w:date="2026-09-29T00:00:00Z">
        <w:r>
          <w:delText xml:space="preserve">Упрощённый</w:delText>
        </w:r>
      </w:del>
      <w:ins w:id="9113" w:author="Claude" w:date="2026-09-29T00:00:00Z">
        <w:r>
          <w:t xml:space="preserve">Для</w:t>
        </w:r>
      </w:ins>
      <w:r>
        <w:t xml:space="preserve"> </w:t>
      </w:r>
      <w:del w:id="9114" w:author="Claude" w:date="2026-09-29T00:00:00Z">
        <w:r>
          <w:delText xml:space="preserve">порядок</w:delText>
        </w:r>
      </w:del>
      <w:ins w:id="9115" w:author="Claude" w:date="2026-09-29T00:00:00Z">
        <w:r>
          <w:t xml:space="preserve">упрощённого</w:t>
        </w:r>
      </w:ins>
      <w:r>
        <w:t xml:space="preserve"> </w:t>
      </w:r>
      <w:del w:id="9116" w:author="Claude" w:date="2026-09-29T00:00:00Z">
        <w:r>
          <w:delText xml:space="preserve">проходит</w:delText>
        </w:r>
      </w:del>
      <w:ins w:id="9117" w:author="Claude" w:date="2026-09-29T00:00:00Z">
        <w:r>
          <w:t xml:space="preserve">порядка</w:t>
        </w:r>
      </w:ins>
      <w:r>
        <w:t xml:space="preserve"> </w:t>
      </w:r>
      <w:del w:id="9118" w:author="Claude" w:date="2026-09-29T00:00:00Z">
        <w:r>
          <w:delText xml:space="preserve">в</w:delText>
        </w:r>
      </w:del>
      <w:ins w:id="9119" w:author="Claude" w:date="2026-09-29T00:00:00Z">
        <w:r>
          <w:t xml:space="preserve">отдельных</w:t>
        </w:r>
      </w:ins>
      <w:r>
        <w:t xml:space="preserve"> </w:t>
      </w:r>
      <w:del w:id="9120" w:author="Claude" w:date="2026-09-29T00:00:00Z">
        <w:r>
          <w:delText xml:space="preserve">один</w:delText>
        </w:r>
      </w:del>
      <w:ins w:id="9121" w:author="Claude" w:date="2026-09-29T00:00:00Z">
        <w:r>
          <w:t xml:space="preserve">этапов</w:t>
        </w:r>
      </w:ins>
      <w:r>
        <w:t xml:space="preserve"> </w:t>
      </w:r>
      <w:del w:id="9122" w:author="Claude" w:date="2026-09-29T00:00:00Z">
        <w:r>
          <w:delText xml:space="preserve">шаг</w:delText>
        </w:r>
      </w:del>
      <w:ins w:id="9123" w:author="Claude" w:date="2026-09-29T00:00:00Z">
        <w:r>
          <w:t xml:space="preserve">нет:</w:t>
        </w:r>
      </w:ins>
      <w:r>
        <w:t xml:space="preserve"> </w:t>
      </w:r>
      <w:del w:id="9124" w:author="Claude" w:date="2026-09-29T00:00:00Z">
        <w:r>
          <w:delText xml:space="preserve">—</w:delText>
        </w:r>
      </w:del>
      <w:ins w:id="9125" w:author="Claude" w:date="2026-09-29T00:00:00Z">
        <w:r>
          <w:t xml:space="preserve">участники</w:t>
        </w:r>
      </w:ins>
      <w:r>
        <w:t xml:space="preserve"> </w:t>
      </w:r>
      <w:del w:id="9126" w:author="Claude" w:date="2026-09-29T00:00:00Z">
        <w:r>
          <w:delText xml:space="preserve">подачу</w:delText>
        </w:r>
      </w:del>
      <w:ins w:id="9127" w:author="Claude" w:date="2026-09-29T00:00:00Z">
        <w:r>
          <w:t xml:space="preserve">подают</w:t>
        </w:r>
      </w:ins>
      <w:r>
        <w:t xml:space="preserve"> </w:t>
      </w:r>
      <w:del w:id="9128" w:author="Claude" w:date="2026-09-29T00:00:00Z">
        <w:r>
          <w:delText xml:space="preserve">заявления</w:delText>
        </w:r>
      </w:del>
      <w:ins w:id="9129" w:author="Claude" w:date="2026-09-29T00:00:00Z">
        <w:r>
          <w:t xml:space="preserve">заявление</w:t>
        </w:r>
      </w:ins>
      <w:r>
        <w:t xml:space="preserve">, </w:t>
      </w:r>
      <w:del w:id="9130" w:author="Claude" w:date="2026-09-29T00:00:00Z">
        <w:r>
          <w:delText xml:space="preserve">а</w:delText>
        </w:r>
      </w:del>
      <w:ins w:id="9131" w:author="Claude" w:date="2026-09-29T00:00:00Z">
        <w:r>
          <w:t xml:space="preserve">дальше</w:t>
        </w:r>
      </w:ins>
      <w:r>
        <w:t xml:space="preserve"> </w:t>
      </w:r>
      <w:del w:id="9132" w:author="Claude" w:date="2026-09-29T00:00:00Z">
        <w:r>
          <w:delText xml:space="preserve">банкротство</w:delText>
        </w:r>
      </w:del>
      <w:ins w:id="9133" w:author="Claude" w:date="2026-09-29T00:00:00Z">
        <w:r>
          <w:t xml:space="preserve">процедуру ведёт налоговая. Банкротство</w:t>
        </w:r>
      </w:ins>
      <w:r>
        <w:t xml:space="preserve"> идёт по своим правилам. Ниже — этапы общего порядка.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Примите решение о ликвидации.</w:t>
      </w:r>
      <w:r>
        <w:t xml:space="preserve"> Общее собрание участников принимает его единогласно, единственный участник — своим решением. Тем же решением назначается ликвидатор или ликвидационная комиссия; с этого момента компанией управляет ликвидатор.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налоговую.</w:t>
      </w:r>
      <w:r>
        <w:t xml:space="preserve"> В течение 3 рабочих дней после решения в регистрирующий орган подают уведомление по форме № Р15016 (утверждена приказом ФНС России от 31.08.2020 № ЕД-7-14/617@) вместе с решением. ФНС вносит в ЕГРЮЛ запись о том, что компания находится в процессе ликвидации.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Опубликуйте сведения.</w:t>
      </w:r>
      <w:r>
        <w:t xml:space="preserve"> Ликвидатор публикует сообщение о ликвидации и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юридических лиц (Федресурс).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кредиторов.</w:t>
      </w:r>
      <w:r>
        <w:t xml:space="preserve"> Кредиторов уведомляют письменно. Срок предъявления требований устанавливает компания, но он не может быть меньше двух месяцев с даты публикации (пункт 1 статьи 63 ГК РФ).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сотрудниками.</w:t>
      </w:r>
      <w:r>
        <w:t xml:space="preserve"> Работников уведомляют о предстоящем увольнении</w:t>
      </w:r>
      <w:ins w:id="9134" w:author="Claude" w:date="2026-09-29T00:00:00Z">
        <w:r>
          <w:t xml:space="preserve"> не менее чем за два месяца (статья 180 ТК РФ)</w:t>
        </w:r>
      </w:ins>
      <w:r>
        <w:t xml:space="preserve">, информируют службу занятости, выплачивают зарплату и положенные компенсации.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Продолжайте сдавать отчётность и проведите сверку с налоговой.</w:t>
      </w:r>
      <w:r>
        <w:t xml:space="preserve"> На этом этапе налоговая может назначить выездную проверку.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промежуточный ликвидационный баланс.</w:t>
      </w:r>
      <w:r>
        <w:t xml:space="preserve"> Его составляют после окончания срока предъявления требований: в нём отражают имущество, заявленные требования кредиторов и результаты их рассмотрения. О его составлении уведомляют ФНС — снова по форме № Р15016.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кредиторами.</w:t>
      </w:r>
      <w:r>
        <w:t xml:space="preserve"> Долги погашаются в порядке очерёдности, установленной статьёй 64 ГК РФ. Если денег не хватает, имущество продаётся; если и этого недостаточно, компания обязана перейти к банкротству.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ликвидационный баланс и распределите имущество.</w:t>
      </w:r>
      <w:r>
        <w:t xml:space="preserve"> После расчётов с кредиторами составляется итоговый ликвидационный баланс, а оставшееся имущество распределяется между участниками.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Подайте документы на итоговую регистрацию.</w:t>
      </w:r>
      <w:r>
        <w:t xml:space="preserve"> В ФНС подают заявление по форме № Р15016 и ликвидационный баланс, при подаче на бумаге — и документ об уплате госпошлины. В течение 5 рабочих дней налоговая вносит в ЕГРЮЛ запись о прекращении деятельности. С этого момента компания ликвидирована.</w:t>
      </w:r>
    </w:p>
    <w:bookmarkEnd w:id="29"/>
    <w:bookmarkStart w:id="30" w:name="dokumenty"/>
    <w:p>
      <w:pPr>
        <w:pStyle w:val="Heading2"/>
      </w:pPr>
      <w:r>
        <w:t xml:space="preserve">Документы для ликвидации</w:t>
      </w:r>
    </w:p>
    <w:p>
      <w:pPr>
        <w:pStyle w:val="FirstParagraph"/>
      </w:pPr>
      <w:r>
        <w:t xml:space="preserve">Точный комплект зависит от способа. Для общего порядка обычно нужны: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решение единственного участника или протокол общего собрания участников о ликвидации и назначении ликвидатора;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по форме № Р15016 — подаются на нескольких этапах;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сообщение для «Вестника государственной регистрации» и сведения для Федресурса;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кредиторам и подтверждение их отправки;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промежуточный 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документы о расчётах с сотрудниками.</w:t>
      </w:r>
    </w:p>
    <w:p>
      <w:pPr>
        <w:pStyle w:val="FirstParagraph"/>
      </w:pPr>
      <w:r>
        <w:t xml:space="preserve">Для упрощённого порядка нужно одно заявление по форме № Р19001.</w:t>
      </w:r>
    </w:p>
    <w:p>
      <w:pPr>
        <w:pStyle w:val="BodyText"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bookmarkEnd w:id="30"/>
    <w:bookmarkStart w:id="31" w:name="stoimost"/>
    <w:p>
      <w:pPr>
        <w:pStyle w:val="Heading2"/>
      </w:pPr>
      <w:r>
        <w:t xml:space="preserve">Стоимость ликвидации</w:t>
      </w:r>
    </w:p>
    <w:p>
      <w:pPr>
        <w:pStyle w:val="FirstParagraph"/>
      </w:pPr>
      <w:r>
        <w:rPr>
          <w:bCs/>
          <w:b/>
        </w:rPr>
        <w:t xml:space="preserve">Госпошлина.</w:t>
      </w:r>
      <w:r>
        <w:t xml:space="preserve"> За регистрацию ликвидации юрлица — 800 рублей (подпункт 3 пункта 1 статьи 333.33 НК РФ). При подаче документов в электронной форме госпошлина не уплачивается (пункт 32 статьи 333.35 НК РФ). При упрощённом порядке </w:t>
      </w:r>
      <w:ins w:id="9135" w:author="Claude" w:date="2026-09-29T00:00:00Z">
        <w:r>
          <w:t xml:space="preserve">и при ликвидации через банкротство </w:t>
        </w:r>
      </w:ins>
      <w:r>
        <w:t xml:space="preserve">госпошлины</w:t>
      </w:r>
      <w:ins w:id="9136" w:author="Claude" w:date="2026-09-29T00:00:00Z">
        <w:r>
          <w:t xml:space="preserve"> за регистрацию</w:t>
        </w:r>
      </w:ins>
      <w:r>
        <w:t xml:space="preserve"> нет.</w:t>
      </w:r>
    </w:p>
    <w:p>
      <w:pPr>
        <w:pStyle w:val="BodyText"/>
      </w:pPr>
      <w:r>
        <w:rPr>
          <w:bCs/>
          <w:b/>
        </w:rPr>
        <w:t xml:space="preserve">Дополнительные расходы:</w:t>
      </w:r>
      <w:r>
        <w:t xml:space="preserve"> публикация в «Вестнике государственной регистрации», оплата нотариальных услуг, услуги ликвидатора и юридическое сопровождение. Итоговая сумма зависит от способа ликвидации, числа кредиторов и сотрудников и от того, будет ли налоговая проверка.</w:t>
      </w:r>
    </w:p>
    <w:bookmarkEnd w:id="31"/>
    <w:bookmarkStart w:id="32" w:name="vyvod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Ликвидация проходит предсказуемо, если способ выбран по финансовому состоянию компании, а сроки уведомлений соблюдены. Малому бизнесу без долгов и имущества подходит упрощённый порядок, компаниям с активами, сотрудниками и долгами, которые они могут погасить, — общий порядок, а когда обязательств больше, чем имущества, — банкротство.</w:t>
      </w:r>
    </w:p>
    <w:p>
      <w:pPr>
        <w:pStyle w:val="BodyText"/>
      </w:pPr>
      <w:r>
        <w:t xml:space="preserve">Чаще всего ликвидацию затягивают и удорожают пропущенные сроки уведомлений, несданная отчётность</w:t>
      </w:r>
      <w:ins w:id="9137" w:author="Claude" w:date="2026-09-29T00:00:00Z">
        <w:r>
          <w:t xml:space="preserve">, запущенный учёт, который приходится восстанавливать до составления ликвидационного баланса,</w:t>
        </w:r>
      </w:ins>
      <w:r>
        <w:t xml:space="preserve"> и выездная проверка, к которой компания не готова. Если вы не хотите разбираться в процедуре самостоятельно, оставьте заявку на сайте: проверим, какой способ подходит вашей компании, подготовим документы и проведём ликвидацию от решения участников до записи в ЕГРЮЛ.</w:t>
      </w:r>
    </w:p>
    <w:bookmarkEnd w:id="32"/>
    <w:bookmarkStart w:id="33" w:name="faq"/>
    <w:p>
      <w:pPr>
        <w:pStyle w:val="Heading2"/>
      </w:pPr>
      <w:r>
        <w:t xml:space="preserve">Частые вопросы</w:t>
      </w:r>
    </w:p>
    <w:p>
      <w:pPr>
        <w:pStyle w:val="FirstParagraph"/>
      </w:pPr>
      <w:r>
        <w:rPr>
          <w:bCs/>
          <w:b/>
        </w:rPr>
        <w:t xml:space="preserve">Можно ли ликвидировать компанию с долгами?</w:t>
      </w:r>
      <w:r>
        <w:br/>
        <w:t xml:space="preserve">Да, но способ зависит от того, хватает ли имущества. Если активов достаточно, чтобы рассчитаться с кредиторами, компанию закрывают в общем порядке. Если долгов больше, чем имущества, остаётся только банкротство.</w:t>
      </w:r>
    </w:p>
    <w:p>
      <w:pPr>
        <w:pStyle w:val="BodyText"/>
      </w:pPr>
      <w:r>
        <w:rPr>
          <w:bCs/>
          <w:b/>
        </w:rPr>
        <w:t xml:space="preserve">Нужно ли сдавать отчётность во время ликвидации?</w:t>
      </w:r>
      <w:r>
        <w:br/>
        <w:t xml:space="preserve">Да. Пока компания числится в ЕГРЮЛ, она обязана сдавать отчётность, в том числе нулевую.</w:t>
      </w:r>
    </w:p>
    <w:p>
      <w:pPr>
        <w:pStyle w:val="BodyText"/>
      </w:pPr>
      <w:r>
        <w:rPr>
          <w:bCs/>
          <w:b/>
        </w:rPr>
        <w:t xml:space="preserve">Что будет, если перестать сдавать отчётность и не закрывать компанию?</w:t>
      </w:r>
      <w:r>
        <w:t xml:space="preserve">Если компания год не сдаёт отчётность и не проводит операций по счетам, налоговая может исключить её из ЕГРЮЛ как недействующую. </w:t>
      </w:r>
      <w:del w:id="9138" w:author="Claude" w:date="2026-09-29T00:00:00Z">
        <w:r>
          <w:delText xml:space="preserve">Директору</w:delText>
        </w:r>
      </w:del>
      <w:ins w:id="9139" w:author="Claude" w:date="2026-09-29T00:00:00Z">
        <w:r>
          <w:t xml:space="preserve">Если на момент исключения у компании остался долг перед бюджетом, директору</w:t>
        </w:r>
      </w:ins>
      <w:r>
        <w:t xml:space="preserve"> и участникам с долей от 50%</w:t>
      </w:r>
      <w:del w:id="9140" w:author="Claude" w:date="2026-09-29T00:00:00Z">
        <w:r>
          <w:delText xml:space="preserve"> после этого</w:delText>
        </w:r>
      </w:del>
      <w:r>
        <w:t xml:space="preserve"> в течение трёх лет могут отказать в регистрации новых компаний. Кроме того, за несданную декларацию компании грозит штраф (статья 119 НК РФ), а налоговая вправе приостановить операции по её счетам (статья 76 НК РФ).</w:t>
      </w:r>
    </w:p>
    <w:p>
      <w:pPr>
        <w:pStyle w:val="BodyText"/>
      </w:pPr>
      <w:r>
        <w:rPr>
          <w:bCs/>
          <w:b/>
        </w:rPr>
        <w:t xml:space="preserve">Можно ли восстановить компанию после ликвидации?</w:t>
      </w:r>
      <w:r>
        <w:br/>
        <w:t xml:space="preserve">Как правило, нет: после внесения в ЕГРЮЛ записи о прекращении деятельности компания перестаёт существовать. Если ликвидация прошла с соблюдением всех процедур — назначен ликвидатор, кредиторы уведомлены, баланс утверждён, — суд, скорее всего, не станет её отменять. Исключение — грубое нарушение прав участников или кредиторов, например их не уведомили или в баланс внесли недостоверные сведения. Тогда заинтересованное лицо вправе обратиться в суд с иском о признании записи о ликвидации недействительной.</w:t>
      </w:r>
    </w:p>
    <w:p>
      <w:pPr>
        <w:pStyle w:val="BodyText"/>
      </w:pPr>
      <w:r>
        <w:rPr>
          <w:bCs/>
          <w:b/>
        </w:rPr>
        <w:t xml:space="preserve">Можно ли подать документы на ликвидацию электронно?</w:t>
      </w:r>
      <w:r>
        <w:br/>
        <w:t xml:space="preserve">Да. Документы подают через сервис ФНС с усиленной квалифицированной электронной подписью либо через нотариуса. При электронной подаче госпошлина не уплачивается.</w:t>
      </w:r>
    </w:p>
    <w:bookmarkEnd w:id="33"/>
    <w:bookmarkStart w:id="34" w:name="источники"/>
    <w:p>
      <w:pPr>
        <w:pStyle w:val="Heading2"/>
      </w:pPr>
      <w:r>
        <w:t xml:space="preserve">Источники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Что подтверждает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Понятие ликвидации, общий порядок, очерёдность требований кредиторов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61–64 ГК РФ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Последствия исключения </w:t>
            </w:r>
            <w:del w:id="9141" w:author="Claude" w:date="2026-09-29T00:00:00Z">
              <w:r>
                <w:rPr>
                  <w:sz w:val="20"/>
                </w:rPr>
                <w:delText xml:space="preserve">недействующего</w:delText>
              </w:r>
            </w:del>
            <w:ins w:id="9142" w:author="Claude" w:date="2026-09-29T00:00:00Z">
              <w:r>
                <w:rPr>
                  <w:sz w:val="20"/>
                </w:rPr>
                <w:t xml:space="preserve">из</w:t>
              </w:r>
            </w:ins>
            <w:r>
              <w:rPr>
                <w:sz w:val="20"/>
              </w:rPr>
              <w:t xml:space="preserve"> </w:t>
            </w:r>
            <w:del w:id="9143" w:author="Claude" w:date="2026-09-29T00:00:00Z">
              <w:r>
                <w:rPr>
                  <w:sz w:val="20"/>
                </w:rPr>
                <w:delText xml:space="preserve">юрлица</w:delText>
              </w:r>
            </w:del>
            <w:ins w:id="9144" w:author="Claude" w:date="2026-09-29T00:00:00Z">
              <w:r>
                <w:rPr>
                  <w:sz w:val="20"/>
                </w:rPr>
                <w:t xml:space="preserve">ЕГРЮЛ — как при ликвидации; субсидиарная ответственность</w:t>
              </w:r>
            </w:ins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П. 2</w:t>
            </w:r>
            <w:ins w:id="9145" w:author="Claude" w:date="2026-09-29T00:00:00Z">
              <w:r>
                <w:rPr>
                  <w:sz w:val="20"/>
                </w:rPr>
                <w:t xml:space="preserve"> и 3</w:t>
              </w:r>
            </w:ins>
            <w:r>
              <w:rPr>
                <w:sz w:val="20"/>
              </w:rPr>
              <w:t xml:space="preserve"> ст. 64.2 ГК РФ</w:t>
            </w:r>
            <w:ins w:id="9146" w:author="Claude" w:date="2026-09-29T00:00:00Z">
              <w:r>
                <w:rPr>
                  <w:sz w:val="20"/>
                </w:rPr>
                <w:t xml:space="preserve">; п. 6 ст. 21.1 закона № 129-ФЗ в ред. Федерального закона от 02.11.2023 № 519-ФЗ</w:t>
              </w:r>
            </w:ins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 для МСП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21.3 Федерального закона от 08.08.2001 № 129-ФЗ</w:t>
            </w:r>
            <w:ins w:id="9147" w:author="Claude" w:date="2026-09-29T00:00:00Z">
              <w:r>
                <w:rPr>
                  <w:sz w:val="20"/>
                </w:rPr>
                <w:t xml:space="preserve">; раздел «Упрощённое прекращение деятельности для субъектов МСП» на сайте ФНС России</w:t>
              </w:r>
            </w:ins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 по решению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21.1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Отказ в регистрации для руководителей и участников исключённых компаний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«ф» п. 1 ст. 23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Форма Р15016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Приказ ФНС России от 31.08.2020 № ЕД-7-14/617@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 и субсидиарная ответственность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Федеральный закон от 26.10.2002 № 127-ФЗ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Госпошлина и освобождение при электронной подаче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3 п. 1 ст. 333.33, п. 32 ст. 333.35 НК РФ</w:t>
            </w:r>
          </w:p>
        </w:tc>
      </w:tr>
      <w:tr>
        <w:trPr>
          <w:cantSplit/>
          <w:ins w:id="9160" w:author="Claude" w:date="2026-09-29T00:00:00Z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>
                <w:ins w:id="9161" w:author="Claude" w:date="2026-09-29T00:00:00Z"/>
              </w:rPr>
            </w:pPr>
            <w:ins w:id="9162" w:author="Claude" w:date="2026-09-29T00:00:00Z">
              <w:r>
                <w:rPr>
                  <w:sz w:val="20"/>
                </w:rPr>
                <w:t xml:space="preserve">Признание долга исключённой компании безнадёжным</w:t>
              </w:r>
            </w:ins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>
                <w:ins w:id="9163" w:author="Claude" w:date="2026-09-29T00:00:00Z"/>
              </w:rPr>
            </w:pPr>
            <w:ins w:id="9164" w:author="Claude" w:date="2026-09-29T00:00:00Z">
              <w:r>
                <w:rPr>
                  <w:sz w:val="20"/>
                </w:rPr>
                <w:t xml:space="preserve">Письмо Минфина России от 26.01.2024 № 03-03-06/1/6337</w:t>
              </w:r>
            </w:ins>
          </w:p>
        </w:tc>
      </w:tr>
      <w:tr>
        <w:trPr>
          <w:cantSplit/>
          <w:ins w:id="9165" w:author="Claude" w:date="2026-09-29T00:00:00Z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>
                <w:ins w:id="9166" w:author="Claude" w:date="2026-09-29T00:00:00Z"/>
              </w:rPr>
            </w:pPr>
            <w:ins w:id="9167" w:author="Claude" w:date="2026-09-29T00:00:00Z">
              <w:r>
                <w:t xml:space="preserve">Срок уведомления работников о ликвидации</w:t>
              </w:r>
            </w:ins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  <w:rPr>
                <w:ins w:id="9168" w:author="Claude" w:date="2026-09-29T00:00:00Z"/>
              </w:rPr>
            </w:pPr>
            <w:ins w:id="9169" w:author="Claude" w:date="2026-09-29T00:00:00Z">
              <w:r>
                <w:t xml:space="preserve">Ст. 180 ТК РФ</w:t>
              </w:r>
            </w:ins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Материал подготовлен при помощи ИИ; текст проверен экспертом — [имя, должность].</w:t>
      </w:r>
    </w:p>
    <w:bookmarkEnd w:id="34"/>
    <w:bookmarkEnd w:id="35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  <w:rPr>
      <w:rFonts w:ascii="Arial" w:hAnsi="Arial" w:cs="Arial" w:eastAsia="Arial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customStyle="1" w:styleId="Compact" w:type="paragraph">
    <w:name w:val="Compact"/>
    <w:basedOn w:val="BodyText"/>
    <w:qFormat/>
    <w:pPr>
      <w:spacing w:after="40" w:before="40" w:line="276" w:lineRule="auto"/>
    </w:pPr>
    <w:rPr>
      <w:rFonts w:ascii="Arial" w:hAnsi="Arial" w:cs="Arial" w:eastAsia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="Arial" w:hAnsi="Arial" w:cs="Arial" w:eastAsia="Arial"/>
      <w:b/>
      <w:bCs/>
      <w:color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 w:line="240" w:lineRule="auto"/>
    </w:pPr>
    <w:rPr>
      <w:sz w:val="19"/>
      <w:szCs w:val="19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D0D0D0" w:space="0" w:sz="4" w:val="single"/>
        <w:insideV w:color="D0D0D0" w:space="0" w:sz="4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40" w:before="40"/>
      </w:pPr>
      <w:rPr>
        <w:b/>
        <w:color w:val="1F3864"/>
      </w:rPr>
      <w:tcPr>
        <w:shd w:color="auto" w:fill="EDF0F5" w:val="clear"/>
        <w:vAlign w:val="center"/>
        <w:tcBorders>
          <w:bottom w:color="8496B0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2026-09-28T08:59:21Z</dcterms:created>
  <dcterms:modified xsi:type="dcterms:W3CDTF">2026-09-28T08:59:21Z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