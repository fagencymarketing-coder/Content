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del w:id="9001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как</w:delText>
        </w:r>
      </w:del>
      <w:ins w:id="9002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порядок,</w:t>
        </w:r>
      </w:ins>
      <w:r>
        <w:rPr>
          <w:b/>
          <w:bCs/>
          <w:color w:val="1F2933"/>
          <w:sz w:val="40"/>
          <w:szCs w:val="40"/>
        </w:rPr>
        <w:t xml:space="preserve"> </w:t>
      </w:r>
      <w:del w:id="9003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завершить</w:delText>
        </w:r>
      </w:del>
      <w:ins w:id="9004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сроки</w:t>
        </w:r>
      </w:ins>
      <w:r>
        <w:rPr>
          <w:b/>
          <w:bCs/>
          <w:color w:val="1F2933"/>
          <w:sz w:val="40"/>
          <w:szCs w:val="40"/>
        </w:rPr>
        <w:t xml:space="preserve"> </w:t>
      </w:r>
      <w:del w:id="9005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бизнес</w:delText>
        </w:r>
      </w:del>
      <w:ins w:id="9006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и</w:t>
        </w:r>
      </w:ins>
      <w:r>
        <w:rPr>
          <w:b/>
          <w:bCs/>
          <w:color w:val="1F2933"/>
          <w:sz w:val="40"/>
          <w:szCs w:val="40"/>
        </w:rPr>
        <w:t xml:space="preserve"> </w:t>
      </w:r>
      <w:del w:id="9007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без</w:delText>
        </w:r>
      </w:del>
      <w:ins w:id="9008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способы</w:t>
        </w:r>
      </w:ins>
      <w:r>
        <w:rPr>
          <w:b/>
          <w:bCs/>
          <w:color w:val="1F2933"/>
          <w:sz w:val="40"/>
          <w:szCs w:val="40"/>
        </w:rPr>
        <w:t xml:space="preserve"> </w:t>
      </w:r>
      <w:del w:id="9009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лишних</w:delText>
        </w:r>
      </w:del>
      <w:ins w:id="9010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закрытия</w:t>
        </w:r>
      </w:ins>
      <w:r>
        <w:rPr>
          <w:b/>
          <w:bCs/>
          <w:color w:val="1F2933"/>
          <w:sz w:val="40"/>
          <w:szCs w:val="40"/>
        </w:rPr>
        <w:t xml:space="preserve"> </w:t>
      </w:r>
      <w:del w:id="9011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рисков</w:delText>
        </w:r>
      </w:del>
      <w:ins w:id="9012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ООО</w:t>
        </w:r>
      </w:ins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>добровольной</w:t>
      </w:r>
      <w:r>
        <w:t xml:space="preserve"> — по решению участников, и </w:t>
      </w:r>
      <w:r>
        <w:rPr>
          <w:b/>
          <w:bCs/>
        </w:rPr>
        <w:t>принудительной</w:t>
      </w:r>
      <w:r>
        <w:t xml:space="preserve"> — по решению суда </w:t>
      </w:r>
      <w:r w:rsidRPr="002052D8">
        <w:rPr/>
        <w:t>или по инициативе налоговой.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D10249" w:rsidRDefault="00D10249">
      <w:pPr>
        <w:pStyle w:val="2"/>
        <w:spacing w:before="260" w:after="120"/>
        <w:rPr>
          <w:del w:id="9022" w:author="Claude" w:date="2026-09-29T00:00:00Z"/>
          <w:b/>
          <w:bCs/>
          <w:color w:val="0B6E4F"/>
          <w:sz w:val="30"/>
          <w:szCs w:val="30"/>
        </w:rPr>
      </w:pPr>
      <w:bookmarkStart w:id="1" w:name="varianty"/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>С 1 июля 2023 года для ма</w:t>
      </w:r>
      <w:r>
        <w:t>лого и среднего бизнес</w:t>
      </w:r>
      <w:r w:rsidR="002052D8">
        <w:t>а действует упрощённый порядок –</w:t>
      </w:r>
      <w:r>
        <w:t xml:space="preserve"> исключение из ЕГРЮЛ по заявлению самой компании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</w:t>
      </w:r>
      <w:r>
        <w:t>компанию в упрощённом порядке — по данным ФНС, фирма должна одновременно отвечать всем условиям: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компания не находится в процессе ликвидации, реорганизации, банкротства или исключения.</w:t>
      </w:r>
    </w:p>
    <w:p w:rsidR="003E2B10" w:rsidRDefault="00C46CE1">
      <w:pPr>
        <w:spacing w:after="140" w:line="276" w:lineRule="auto"/>
      </w:pPr>
      <w:r>
        <w:t>Заявление подаётся по форме № Р19001 в электр</w:t>
      </w:r>
      <w:r>
        <w:t>онном виде с усиленной квалифицированной электронной подписью (например, через сервис ФНС «Государственная регистрация бизнеса») либо через нотариуса. ФНС публикует сведения о предстоящем исключении и даёт 3 месяца на возражения кредиторов; если возражений</w:t>
      </w:r>
      <w:r>
        <w:t xml:space="preserve">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на 3 года лишаются права быть учредителями и руководителями других юридич</w:t>
      </w:r>
      <w:r w:rsidRPr="00126275">
        <w:rPr>
          <w:u w:val="single"/>
        </w:rPr>
        <w:t>еских лиц (ст.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r w:rsidRPr="00126275">
        <w:rPr/>
        <w:t xml:space="preserve">В </w:t>
      </w:r>
      <w:r w:rsidRPr="00126275">
        <w:rPr/>
        <w:t xml:space="preserve"/>
      </w:r>
      <w:proofErr w:type="gramEnd"/>
      <w:r w:rsidRPr="00126275">
        <w:rPr/>
        <w:t xml:space="preserve">соответствии с п. 5 ст. 21.1 Закона №129-ФЗ «О государственной регистрации юридических лиц и индивидуальных предпринимателей», компания может быть исключена из ЕГРЮЛ принудительно по ре</w:t>
      </w:r>
      <w:r w:rsidRPr="00126275">
        <w:rPr/>
        <w:t xml:space="preserve">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 w:rsidRPr="00126275">
        <w:rPr/>
        <w:t>Когда компания признается «недействующей» по причине не сдачи в течение года отчетности и отсутствия движения средств по счетам.</w:t>
      </w:r>
      <w:r w:rsidR="008029F6">
        <w:rPr/>
        <w:t xml:space="preserve"/>
      </w:r>
      <w:r w:rsidR="008029F6" w:rsidRPr="008029F6">
        <w:rPr>
          <w:b/>
        </w:rPr>
        <w:t xml:space="preserve"/>
      </w:r>
      <w:r w:rsidR="008029F6">
        <w:rPr>
          <w:b/>
        </w:rPr>
        <w:t xml:space="preserve"/>
      </w:r>
      <w:r w:rsidR="008029F6" w:rsidRPr="008029F6">
        <w:t xml:space="preserve"/>
      </w:r>
      <w:r w:rsidR="008029F6">
        <w:t xml:space="preserve"/>
      </w:r>
      <w:bookmarkStart w:id="2" w:name="_GoBack"/>
      <w:bookmarkEnd w:id="2"/>
    </w:p>
    <w:p w:rsidR="00126275" w:rsidRDefault="00126275" w:rsidP="00126275">
      <w:pPr>
        <w:spacing w:after="140" w:line="276" w:lineRule="auto"/>
      </w:pPr>
      <w:r w:rsidRPr="00126275">
        <w:rPr/>
        <w:t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t>
      </w:r>
    </w:p>
    <w:p w:rsidR="00126275" w:rsidRDefault="00126275" w:rsidP="00126275">
      <w:pPr>
        <w:spacing w:after="140" w:line="276" w:lineRule="auto"/>
      </w:pPr>
      <w:r w:rsidRPr="00126275">
        <w:rPr/>
        <w:t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Госпошлина +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3 года запрета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>
      <w:pPr>
        <w:spacing w:after="140" w:line="276" w:lineRule="auto"/>
        <w:rPr>
          <w:ins w:id="9020" w:author="Claude" w:date="2026-09-29T00:00:00Z"/>
        </w:rPr>
      </w:pPr>
      <w:ins w:id="9021" w:author="Claude" w:date="2026-09-29T00:00:00Z">
        <w:r>
  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  </w:r>
      </w:ins>
    </w:p>
    <w:p w:rsidR="00796717" w:rsidRDefault="00796717">
      <w:pPr>
        <w:pStyle w:val="3"/>
        <w:spacing w:before="180" w:after="100"/>
        <w:rPr>
          <w:del w:id="9023" w:author="Claude" w:date="2026-09-29T00:00:00Z"/>
          <w:b/>
          <w:bCs/>
          <w:color w:val="1F2933"/>
          <w:sz w:val="25"/>
          <w:szCs w:val="25"/>
        </w:rPr>
      </w:pP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>
      <w:pPr>
        <w:spacing w:after="140" w:line="276" w:lineRule="auto"/>
        <w:rPr>
          <w:ins w:id="9018" w:author="Claude" w:date="2026-09-29T00:00:00Z"/>
        </w:rPr>
      </w:pPr>
      <w:ins w:id="9019" w:author="Claude" w:date="2026-09-29T00:00:00Z">
        <w:r>
          <w:t xml:space="preserve">Сроки ликвидации компании зависят от способа: они приведены выше — в описании каждого способа и в таблице сравнения.</w:t>
        </w:r>
      </w:ins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del w:id="9013" w:author="Claude" w:date="2026-09-29T00:00:00Z">
        <w:r>
          <w:delText xml:space="preserve">Ликвидация</w:delText>
        </w:r>
      </w:del>
      <w:ins w:id="9014" w:author="Claude" w:date="2026-09-29T00:00:00Z">
        <w:r>
          <w:t xml:space="preserve">Процесс ликвидации</w:t>
        </w:r>
      </w:ins>
      <w:r>
        <w:t xml:space="preserve"> компании </w:t>
      </w:r>
      <w:del w:id="9015" w:author="Claude" w:date="2026-09-29T00:00:00Z">
        <w:r>
          <w:delText xml:space="preserve">— управляемый процесс</w:delText>
        </w:r>
      </w:del>
      <w:ins w:id="9016" w:author="Claude" w:date="2026-09-29T00:00:00Z">
        <w:r>
          <w:t xml:space="preserve">управляем</w:t>
        </w:r>
      </w:ins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</w:p>
    <w:p w:rsidR="003E2B10" w:rsidRDefault="00C46CE1">
      <w:pPr>
        <w:spacing w:after="140" w:line="276" w:lineRule="auto"/>
      </w:pPr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ins w:id="9017" w:author="Claude" w:date="2026-09-29T00:00:00Z">
        <w:r>
          <w:t xml:space="preserve">ликвидации компании </w:t>
        </w:r>
      </w:ins>
      <w:r>
        <w:t xml:space="preserve">от решения до записи в ЕГРЮЛ. Оставьте заявку на сайте — подскажем оптимальный вариант под вашу ситуацию.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>Со временем ФНС может исключить её из ЕГРЮЛ как недействующую. Но это грозит директору и участнику с долей от 50% трёхлетним запретом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