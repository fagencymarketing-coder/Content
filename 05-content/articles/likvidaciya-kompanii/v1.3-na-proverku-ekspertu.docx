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B10" w:rsidRDefault="00C46CE1">
      <w:pPr>
        <w:pStyle w:val="1"/>
        <w:spacing w:before="120" w:after="200"/>
      </w:pPr>
      <w:commentRangeStart w:id="0"/>
      <w:r>
        <w:rPr>
          <w:b/>
          <w:bCs/>
          <w:color w:val="1F2933"/>
          <w:sz w:val="40"/>
          <w:szCs w:val="40"/>
        </w:rPr>
        <w:t xml:space="preserve">Ликвидация компании: </w:t>
      </w:r>
      <w:del w:id="20001" w:author="Claude" w:date="2026-09-29T00:00:00Z">
        <w:r>
          <w:rPr>
            <w:b/>
            <w:bCs/>
            <w:color w:val="1F2933"/>
            <w:sz w:val="40"/>
            <w:szCs w:val="40"/>
          </w:rPr>
          <w:delText xml:space="preserve">как завершить бизнес без лишних рисков</w:delText>
        </w:r>
      </w:del>
      <w:ins w:id="20002" w:author="Claude" w:date="2026-09-29T00:00:00Z">
        <w:r>
          <w:rPr>
            <w:b/>
            <w:bCs/>
            <w:color w:val="1F2933"/>
            <w:sz w:val="40"/>
            <w:szCs w:val="40"/>
          </w:rPr>
          <w:t xml:space="preserve">порядок, сроки и способы закрытия ООО</w:t>
        </w:r>
      </w:ins>
      <w:commentRangeEnd w:id="0"/>
      <w:r>
        <w:rPr>
          <w:rStyle w:val="CommentReference"/>
        </w:rPr>
        <w:commentReference w:id="0"/>
      </w:r>
    </w:p>
    <w:p w:rsidR="003E2B10" w:rsidRDefault="00C46CE1">
      <w:pPr>
        <w:pBdr>
          <w:top w:val="single" w:sz="4" w:space="8" w:color="BFE3D5"/>
          <w:left w:val="single" w:sz="18" w:space="12" w:color="0B6E4F"/>
          <w:bottom w:val="single" w:sz="4" w:space="8" w:color="BFE3D5"/>
          <w:right w:val="single" w:sz="4" w:space="8" w:color="BFE3D5"/>
        </w:pBdr>
        <w:shd w:val="clear" w:color="auto" w:fill="F1F7F4"/>
        <w:spacing w:after="200" w:line="276" w:lineRule="auto"/>
      </w:pPr>
      <w:r>
        <w:rPr>
          <w:b/>
          <w:bCs/>
          <w:color w:val="0B6E4F"/>
        </w:rPr>
        <w:t xml:space="preserve">Коротко. </w:t>
      </w:r>
      <w:r>
        <w:t xml:space="preserve">Ликвидация компании — это законное прекращение деятельности юрлица, после которого его исключают из ЕГРЮЛ и обязательства прекращаются. Закрыть ООО можно четырьмя путями: общий (добровольный) порядок, упрощённый порядок для малого и среднего бизнеса, банкротство и административное исключение из ЕГРЮЛ по инициативе ФНС. Для «чистой» компании из реестра МСП без долгов и имущества быстрее и дешевле всего упрощённый порядок — около 3,5 месяцев и без госпошлины. Если есть долги, имущество или наёмные сотрудники, обычно идут общим </w:t>
      </w:r>
      <w:r>
        <w:rPr/>
        <w:t xml:space="preserve">порядком (</w:t>
      </w:r>
      <w:del w:id="20003" w:author="Claude" w:date="2026-09-29T00:00:00Z">
        <w:r>
          <w:rPr/>
          <w:delText xml:space="preserve">в среднем 4–6 месяцев). (</w:delText>
        </w:r>
      </w:del>
      <w:r>
        <w:rPr/>
        <w:t xml:space="preserve">от 4 месяцев до года)</w:t>
      </w:r>
      <w:ins w:id="20004" w:author="Claude" w:date="2026-09-29T00:00:00Z">
        <w:r>
          <w:rPr/>
          <w:t xml:space="preserve">.</w:t>
        </w:r>
      </w:ins>
      <w:r>
        <w:rPr/>
        <w:t xml:space="preserve"> Ниже</w:t>
      </w:r>
      <w:r>
        <w:t xml:space="preserve"> разберём каждый способ, этапы, документы, сроки и стоимость.</w:t>
      </w:r>
    </w:p>
    <w:p w:rsidR="003E2B10" w:rsidRDefault="00C46CE1">
      <w:pPr>
        <w:pStyle w:val="2"/>
        <w:spacing w:before="260" w:after="120"/>
      </w:pPr>
      <w:r>
        <w:rPr>
          <w:b/>
          <w:bCs/>
          <w:color w:val="0B6E4F"/>
          <w:sz w:val="30"/>
          <w:szCs w:val="30"/>
        </w:rPr>
        <w:t>Содержание</w:t>
      </w:r>
    </w:p>
    <w:p w:rsidR="003E2B10" w:rsidRDefault="00C46CE1">
      <w:pPr>
        <w:spacing w:after="100"/>
      </w:pPr>
      <w:r>
        <w:rPr>
          <w:i/>
          <w:iCs/>
          <w:color w:val="6B7280"/>
          <w:sz w:val="18"/>
          <w:szCs w:val="18"/>
        </w:rPr>
        <w:t>Навигация по статье — ссылки ведут к разделам.</w:t>
      </w:r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chto-takoe" w:tooltip="#chto-takoe" w:history="1">
        <w:r>
          <w:rPr>
            <w:color w:val="0B6E4F"/>
            <w:u w:val="single"/>
          </w:rPr>
          <w:t>Что такое ликвидация компании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varianty" w:tooltip="#varianty" w:history="1">
        <w:r>
          <w:rPr>
            <w:color w:val="0B6E4F"/>
            <w:u w:val="single"/>
          </w:rPr>
          <w:t>Варианты ликвидации компании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etapy" w:tooltip="#etapy" w:history="1">
        <w:r>
          <w:rPr>
            <w:color w:val="0B6E4F"/>
            <w:u w:val="single"/>
          </w:rPr>
          <w:t>Этапы ликви</w:t>
        </w:r>
        <w:r>
          <w:rPr>
            <w:color w:val="0B6E4F"/>
            <w:u w:val="single"/>
          </w:rPr>
          <w:t>дации компании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dokumenty" w:tooltip="#dokumenty" w:history="1">
        <w:r>
          <w:rPr>
            <w:color w:val="0B6E4F"/>
            <w:u w:val="single"/>
          </w:rPr>
          <w:t>Документы, необходимые для ликвидации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stoimost-sroki" w:tooltip="#stoimost-sroki" w:history="1">
        <w:r>
          <w:rPr>
            <w:color w:val="0B6E4F"/>
            <w:u w:val="single"/>
          </w:rPr>
          <w:t>Стоимость и сроки ликвидации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vyvod" w:tooltip="#vyvod" w:history="1">
        <w:r>
          <w:rPr>
            <w:color w:val="0B6E4F"/>
            <w:u w:val="single"/>
          </w:rPr>
          <w:t>Вывод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faq" w:tooltip="#faq" w:history="1">
        <w:r>
          <w:rPr>
            <w:color w:val="0B6E4F"/>
            <w:u w:val="single"/>
          </w:rPr>
          <w:t>Частые вопросы</w:t>
        </w:r>
      </w:hyperlink>
    </w:p>
    <w:p w:rsidR="003E2B10" w:rsidRDefault="003E2B10">
      <w:pPr>
        <w:pBdr>
          <w:bottom w:val="single" w:sz="6" w:space="6" w:color="E2E8F0"/>
        </w:pBdr>
        <w:spacing w:before="60" w:after="60"/>
      </w:pPr>
    </w:p>
    <w:p w:rsidR="003E2B10" w:rsidRDefault="00C46CE1">
      <w:pPr>
        <w:pStyle w:val="2"/>
        <w:spacing w:before="260" w:after="120"/>
      </w:pPr>
      <w:bookmarkStart w:id="0" w:name="chto-takoe"/>
      <w:r>
        <w:rPr>
          <w:b/>
          <w:bCs/>
          <w:color w:val="0B6E4F"/>
          <w:sz w:val="30"/>
          <w:szCs w:val="30"/>
        </w:rPr>
        <w:t>Что такое ликвидация компании</w:t>
      </w:r>
      <w:bookmarkEnd w:id="0"/>
    </w:p>
    <w:p w:rsidR="003E2B10" w:rsidRDefault="00C46CE1">
      <w:pPr>
        <w:spacing w:after="140" w:line="276" w:lineRule="auto"/>
      </w:pPr>
      <w:r>
        <w:t>Ликвидация компании — это прекращение юридического лица без перехода его прав и обязанностей к другим лицам в порядке правопреемства (ст. 61 ГК РФ). Проще говоря, бизнес закрывается «насовсем»: после ликвидац</w:t>
      </w:r>
      <w:r>
        <w:t>ии компания перестаёт существовать, её исключают из Единого государственного реестра юридических лиц (ЕГРЮЛ), а незакрытые обязательства прекращаются.</w:t>
      </w:r>
    </w:p>
    <w:p w:rsidR="003E2B10" w:rsidRDefault="00C46CE1">
      <w:pPr>
        <w:spacing w:after="140" w:line="276" w:lineRule="auto"/>
      </w:pPr>
      <w:r>
        <w:t>Здесь важно не путать понятия. Что значит ликвидация компании на практике: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 xml:space="preserve">это не смена собственника или </w:t>
      </w:r>
      <w:r>
        <w:t>директора — компания продолжила бы работать;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это не реорганизация (слияние, присоединение), где обязательства переходят правопреемнику;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это не «заморозка» — нулевую отчётность всё равно нужно сдавать, пока фирма в реестре.</w:t>
      </w:r>
    </w:p>
    <w:p w:rsidR="003E2B10" w:rsidRDefault="00C46CE1">
      <w:pPr>
        <w:spacing w:after="140" w:line="276" w:lineRule="auto"/>
      </w:pPr>
      <w:commentRangeStart w:id="1"/>
      <w:r>
        <w:t xml:space="preserve">Ликвидация бывает </w:t>
      </w:r>
      <w:r>
        <w:rPr>
          <w:b/>
          <w:bCs/>
        </w:rPr>
        <w:t xml:space="preserve">добровольной</w:t>
      </w:r>
      <w:r>
        <w:t xml:space="preserve"> — по решению участников, и </w:t>
      </w:r>
      <w:r>
        <w:rPr>
          <w:b/>
          <w:bCs/>
        </w:rPr>
        <w:t xml:space="preserve">принудительной</w:t>
      </w:r>
      <w:r>
        <w:t xml:space="preserve"> — по решению суда</w:t>
      </w:r>
      <w:del w:id="20005" w:author="Claude" w:date="2026-09-29T00:00:00Z">
        <w:r>
          <w:delText xml:space="preserve"> или</w:delText>
        </w:r>
      </w:del>
      <w:ins w:id="20006" w:author="Claude" w:date="2026-09-29T00:00:00Z">
        <w:r>
          <w:t xml:space="preserve">, </w:t>
        </w:r>
        <w:r>
          <w:rPr/>
          <w:t xml:space="preserve">в том числе</w:t>
        </w:r>
      </w:ins>
      <w:r>
        <w:rPr/>
        <w:t xml:space="preserve"> по </w:t>
      </w:r>
      <w:del w:id="20007" w:author="Claude" w:date="2026-09-29T00:00:00Z">
        <w:r>
          <w:rPr/>
          <w:delText xml:space="preserve">инициативе</w:delText>
        </w:r>
      </w:del>
      <w:ins w:id="20008" w:author="Claude" w:date="2026-09-29T00:00:00Z">
        <w:r>
          <w:rPr/>
          <w:t xml:space="preserve">иску</w:t>
        </w:r>
      </w:ins>
      <w:r>
        <w:rPr/>
        <w:t xml:space="preserve"> налоговой</w:t>
      </w:r>
      <w:ins w:id="20009" w:author="Claude" w:date="2026-09-29T00:00:00Z">
        <w:r>
          <w:rPr/>
          <w:t xml:space="preserve"> (пункт 3 статьи 61 ГК РФ)</w:t>
        </w:r>
      </w:ins>
      <w:r>
        <w:rPr/>
        <w:t xml:space="preserve">.</w:t>
      </w:r>
      <w:r>
        <w:t xml:space="preserve"> От того, как происходит ликвидация компании, зависят сроки, стоимость и последствия для собственников. Дальше разберём все рабочие варианты.</w:t>
      </w:r>
      <w:commentRangeEnd w:id="1"/>
      <w:r>
        <w:rPr>
          <w:rStyle w:val="CommentReference"/>
        </w:rPr>
        <w:commentReference w:id="1"/>
      </w:r>
    </w:p>
    <w:p w:rsidR="003E2B10" w:rsidRDefault="00C46CE1">
      <w:pPr>
        <w:pStyle w:val="2"/>
        <w:spacing w:before="260" w:after="120"/>
      </w:pPr>
      <w:bookmarkStart w:id="1" w:name="varianty"/>
      <w:r>
        <w:rPr>
          <w:b/>
          <w:bCs/>
          <w:color w:val="0B6E4F"/>
          <w:sz w:val="30"/>
          <w:szCs w:val="30"/>
        </w:rPr>
        <w:lastRenderedPageBreak/>
        <w:t>Варианты ликвидации компа</w:t>
      </w:r>
      <w:r>
        <w:rPr>
          <w:b/>
          <w:bCs/>
          <w:color w:val="0B6E4F"/>
          <w:sz w:val="30"/>
          <w:szCs w:val="30"/>
        </w:rPr>
        <w:t>нии</w:t>
      </w:r>
      <w:bookmarkEnd w:id="1"/>
    </w:p>
    <w:p w:rsidR="003E2B10" w:rsidRDefault="00C46CE1">
      <w:pPr>
        <w:spacing w:after="140" w:line="276" w:lineRule="auto"/>
        <w:rPr>
          <w:del w:id="20014" w:author="Claude" w:date="2026-09-29T00:00:00Z"/>
        </w:rPr>
      </w:pPr>
      <w:del w:id="20012" w:author="Claude" w:date="2026-09-29T00:00:00Z">
        <w:r>
          <w:delText xml:space="preserve">Закрыть ООО можно четырьмя способами. </w:delText>
        </w:r>
      </w:del>
      <w:del w:id="20013" w:author="Claude" w:date="2026-09-29T00:00:00Z">
        <w:r>
          <w:rPr/>
          <w:delText xml:space="preserve">Выбор зависит от того, есть ли у компании долги, имущество, сотрудники и попадает ли она в реестр МСП.</w:delText>
        </w:r>
      </w:del>
    </w:p>
    <w:p w:rsidR="003E2B10" w:rsidRDefault="00C46CE1">
      <w:pPr>
        <w:spacing w:after="140" w:line="276" w:lineRule="auto"/>
        <w:rPr>
          <w:ins w:id="20010" w:author="Claude" w:date="2026-09-29T00:00:00Z"/>
        </w:rPr>
      </w:pPr>
      <w:ins w:id="20011" w:author="Claude" w:date="2026-09-29T00:00:00Z">
        <w:r>
          <w:t xml:space="preserve">Закрыть ООО можно четырьмя способами.</w:t>
        </w:r>
      </w:ins>
    </w:p>
    <w:p w:rsidR="002052D8" w:rsidRPr="002052D8" w:rsidRDefault="002052D8">
      <w:pPr>
        <w:spacing w:after="140" w:line="276" w:lineRule="auto"/>
      </w:pPr>
      <w:commentRangeStart w:id="2"/>
      <w:r w:rsidRPr="002052D8">
        <w:rPr/>
        <w:t>Выбор оптимального варианта зависит в первую очередь от финансового состояния компании: хватает ли её имущества для полного погашения обязательств. Наличие задолженностей, стоимость активов, численность сотрудников, а также включение компании в реестр МСП (к</w:t>
      </w:r>
      <w:r>
        <w:rPr/>
        <w:t>ак условие для применения упрощенных процедур) –</w:t>
      </w:r>
      <w:r w:rsidRPr="002052D8">
        <w:rPr/>
        <w:t xml:space="preserve"> ключевые факторы, определяющие стратегию ликвидации».</w:t>
      </w:r>
      <w:commentRangeEnd w:id="2"/>
      <w:r>
        <w:rPr>
          <w:rStyle w:val="CommentReference"/>
        </w:rPr>
        <w:commentReference w:id="2"/>
      </w:r>
    </w:p>
    <w:p w:rsidR="003E2B10" w:rsidRDefault="00C46CE1"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Общий порядок ликвидации компании</w:t>
      </w:r>
    </w:p>
    <w:p w:rsidR="003E2B10" w:rsidRDefault="00C46CE1">
      <w:pPr>
        <w:spacing w:after="140" w:line="276" w:lineRule="auto"/>
      </w:pPr>
      <w:r>
        <w:t xml:space="preserve">Это классическая добровольная ликвидация по решению участников (ст. 61–64 ГК </w:t>
      </w:r>
      <w:r>
        <w:t>РФ). Подходит любой компании, в том числе с сотрудниками, имуществом и долгами, которые фирма способна погасить за счёт своих активов.</w:t>
      </w:r>
    </w:p>
    <w:p w:rsidR="003E2B10" w:rsidRDefault="00C46CE1">
      <w:pPr>
        <w:spacing w:after="140" w:line="276" w:lineRule="auto"/>
      </w:pPr>
      <w:commentRangeStart w:id="3"/>
      <w:r>
        <w:t xml:space="preserve">Участники сами назначают ликвидатора или ликвидационную комиссию, рассчитываются с кредиторами, сдают финальную отчётность и подают документы в налоговую. Порядок надёжный и универсальный, но небыстрый: </w:t>
      </w:r>
      <w:del w:id="20015" w:author="Claude" w:date="2026-09-29T00:00:00Z">
        <w:r>
          <w:delText xml:space="preserve">в среднем 4–6 месяцев (</w:delText>
        </w:r>
      </w:del>
      <w:r>
        <w:t xml:space="preserve">от 4х месяцев до 1 года</w:t>
      </w:r>
      <w:del w:id="20016" w:author="Claude" w:date="2026-09-29T00:00:00Z">
        <w:r>
          <w:delText xml:space="preserve">), а при проверках и спорах с кредиторами — дольше</w:delText>
        </w:r>
      </w:del>
      <w:r>
        <w:t xml:space="preserve">. Пошагово этот путь разберём в разделе «Этапы».</w:t>
      </w:r>
      <w:commentRangeEnd w:id="3"/>
      <w:r>
        <w:rPr>
          <w:rStyle w:val="CommentReference"/>
        </w:rPr>
        <w:commentReference w:id="3"/>
      </w:r>
    </w:p>
    <w:p w:rsidR="003E2B10" w:rsidRDefault="00C46CE1"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Упрощённый порядок ликвидации</w:t>
      </w:r>
    </w:p>
    <w:p w:rsidR="003E2B10" w:rsidRDefault="00C46CE1">
      <w:pPr>
        <w:spacing w:after="140" w:line="276" w:lineRule="auto"/>
      </w:pPr>
      <w:commentRangeStart w:id="4"/>
      <w:r>
        <w:t xml:space="preserve">С 1 июля 2023 года для малого и среднего бизнеса действует упрощённый порядок – исключение из ЕГРЮЛ по </w:t>
      </w:r>
      <w:del w:id="20017" w:author="Claude" w:date="2026-09-29T00:00:00Z">
        <w:r>
          <w:delText xml:space="preserve">заявлению самой компании</w:delText>
        </w:r>
      </w:del>
      <w:ins w:id="20018" w:author="Claude" w:date="2026-09-29T00:00:00Z">
        <w:r>
          <w:t xml:space="preserve">решению участников, принятому единогласно</w:t>
        </w:r>
      </w:ins>
      <w:r>
        <w:t xml:space="preserve"> (ст. 21.3 Федерального закона от 08.08.2001 № 129-ФЗ). Это самый быстрый и бюджетный способ, но он доступен только «чистым» компаниям.</w:t>
      </w:r>
      <w:commentRangeEnd w:id="4"/>
      <w:r>
        <w:rPr>
          <w:rStyle w:val="CommentReference"/>
        </w:rPr>
        <w:commentReference w:id="4"/>
      </w:r>
    </w:p>
    <w:p w:rsidR="003E2B10" w:rsidRDefault="00C46CE1">
      <w:pPr>
        <w:spacing w:after="140" w:line="276" w:lineRule="auto"/>
      </w:pPr>
      <w:commentRangeStart w:id="5"/>
      <w:r>
        <w:t xml:space="preserve">Как ликвидировать компанию в упрощённом порядке — по </w:t>
      </w:r>
      <w:del w:id="20019" w:author="Claude" w:date="2026-09-29T00:00:00Z">
        <w:r>
          <w:delText xml:space="preserve">данным ФНС,</w:delText>
        </w:r>
      </w:del>
      <w:ins w:id="20020" w:author="Claude" w:date="2026-09-29T00:00:00Z">
        <w:r>
          <w:t xml:space="preserve">закону</w:t>
        </w:r>
      </w:ins>
      <w:r>
        <w:t xml:space="preserve"> фирма должна одновременно отвечать всем условиям</w:t>
      </w:r>
      <w:ins w:id="20021" w:author="Claude" w:date="2026-09-29T00:00:00Z">
        <w:r>
          <w:t xml:space="preserve"> (п. 7 ст. 21.3 закона № 129-ФЗ)</w:t>
        </w:r>
      </w:ins>
      <w:r>
        <w:t xml:space="preserve">:</w:t>
      </w:r>
      <w:commentRangeEnd w:id="5"/>
      <w:r>
        <w:rPr>
          <w:rStyle w:val="CommentReference"/>
        </w:rPr>
        <w:commentReference w:id="5"/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включена в реестр субъектов МСП;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не является плательщиком НДС (либо освобождена от него);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нет незакрытых долгов — по налогам, сборам и перед кредиторами;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полно</w:t>
      </w:r>
      <w:r>
        <w:t>стью рассчиталась с работниками;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 компании нет недвижимости и транспорта;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в ЕГРЮЛ нет записей о недостоверности сведений;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 xml:space="preserve">компания не находится в процессе ликвидации, реорганизации, банкротства или исключения</w:t>
      </w:r>
      <w:del w:id="20022" w:author="Claude" w:date="2026-09-29T00:00:00Z">
        <w:r>
          <w:delText xml:space="preserve">.</w:delText>
        </w:r>
      </w:del>
      <w:ins w:id="20023" w:author="Claude" w:date="2026-09-29T00:00:00Z">
        <w:r>
          <w:t xml:space="preserve">;</w:t>
        </w:r>
      </w:ins>
    </w:p>
    <w:p>
      <w:pPr>
        <w:pStyle w:val="af3"/>
        <w:numPr>
          <w:ilvl w:val="0"/>
          <w:numId w:val="3"/>
        </w:numPr>
        <w:spacing w:after="80" w:line="272" w:lineRule="auto"/>
        <w:rPr>
          <w:ins w:id="20024" w:author="Claude" w:date="2026-09-29T00:00:00Z"/>
        </w:rPr>
      </w:pPr>
      <w:ins w:id="20025" w:author="Claude" w:date="2026-09-29T00:00:00Z">
        <w:r>
          <w:t xml:space="preserve">нет судебного запрета или запрета судебного пристава на регистрационные действия в отношении компании;</w:t>
        </w:r>
      </w:ins>
    </w:p>
    <w:p>
      <w:pPr>
        <w:pStyle w:val="af3"/>
        <w:numPr>
          <w:ilvl w:val="0"/>
          <w:numId w:val="3"/>
        </w:numPr>
        <w:spacing w:after="80" w:line="272" w:lineRule="auto"/>
        <w:rPr>
          <w:ins w:id="20026" w:author="Claude" w:date="2026-09-29T00:00:00Z"/>
        </w:rPr>
      </w:pPr>
      <w:ins w:id="20027" w:author="Claude" w:date="2026-09-29T00:00:00Z">
        <w:r>
          <w:t xml:space="preserve">заявление подписано всеми участниками, оформлено по требованиям ФНС и подано в инспекцию, которая регистрирует юрлица в вашем регионе.</w:t>
        </w:r>
      </w:ins>
    </w:p>
    <w:p w:rsidR="003E2B10" w:rsidRDefault="00C46CE1">
      <w:pPr>
        <w:spacing w:after="140" w:line="276" w:lineRule="auto"/>
      </w:pPr>
      <w:commentRangeStart w:id="6"/>
      <w:r>
        <w:t xml:space="preserve">Заявление</w:t>
      </w:r>
      <w:del w:id="20028" w:author="Claude" w:date="2026-09-29T00:00:00Z">
        <w:r>
          <w:delText xml:space="preserve"> подаётся</w:delText>
        </w:r>
      </w:del>
      <w:r>
        <w:t xml:space="preserve"> по форме № Р19001 </w:t>
      </w:r>
      <w:ins w:id="20029" w:author="Claude" w:date="2026-09-29T00:00:00Z">
        <w:r>
          <w:t xml:space="preserve">подписывают все участники: </w:t>
        </w:r>
      </w:ins>
      <w:r>
        <w:t xml:space="preserve">в электронном виде </w:t>
      </w:r>
      <w:del w:id="20030" w:author="Claude" w:date="2026-09-29T00:00:00Z">
        <w:r>
          <w:delText xml:space="preserve">с</w:delText>
        </w:r>
      </w:del>
      <w:ins w:id="20031" w:author="Claude" w:date="2026-09-29T00:00:00Z">
        <w:r>
          <w:t xml:space="preserve">—</w:t>
        </w:r>
      </w:ins>
      <w:r>
        <w:t xml:space="preserve"> усиленной квалифицированной электронной подписью </w:t>
      </w:r>
      <w:del w:id="20032" w:author="Claude" w:date="2026-09-29T00:00:00Z">
        <w:r>
          <w:delText xml:space="preserve">(например, </w:delText>
        </w:r>
      </w:del>
      <w:ins w:id="20033" w:author="Claude" w:date="2026-09-29T00:00:00Z">
        <w:r>
          <w:t xml:space="preserve">каждого (</w:t>
        </w:r>
      </w:ins>
      <w:r>
        <w:t xml:space="preserve">через сервис ФНС «Государственная </w:t>
      </w:r>
      <w:ins w:id="20034" w:author="Claude" w:date="2026-09-29T00:00:00Z">
        <w:r>
          <w:t xml:space="preserve">онлайн-</w:t>
        </w:r>
      </w:ins>
      <w:r>
        <w:t xml:space="preserve">регистрация бизнеса»)</w:t>
      </w:r>
      <w:del w:id="20035" w:author="Claude" w:date="2026-09-29T00:00:00Z">
        <w:r>
          <w:delText xml:space="preserve"> либо через нотариуса</w:delText>
        </w:r>
      </w:del>
      <w:ins w:id="20036" w:author="Claude" w:date="2026-09-29T00:00:00Z">
        <w:r>
          <w:t xml:space="preserve">, на бумаге — с нотариальным удостоверением подписей</w:t>
        </w:r>
      </w:ins>
      <w:r>
        <w:t xml:space="preserve">. ФНС публикует сведения о предстоящем исключении и даёт 3 месяца на возражения кредиторов; если возражений нет — компанию исключают из ЕГРЮЛ. Весь процесс занимает около 3,5 месяцев, госпошлина не уплачивается.</w:t>
      </w:r>
      <w:commentRangeEnd w:id="6"/>
      <w:r>
        <w:rPr>
          <w:rStyle w:val="CommentReference"/>
        </w:rPr>
        <w:commentReference w:id="6"/>
      </w:r>
    </w:p>
    <w:p w:rsidR="003E2B10" w:rsidRDefault="00C46CE1">
      <w:pPr>
        <w:spacing w:after="140" w:line="276" w:lineRule="auto"/>
      </w:pPr>
      <w:r>
        <w:t xml:space="preserve">Важное преимущество: в отличие от принудительного исключения, упрощённый порядок — добровольный, и он </w:t>
      </w:r>
      <w:r>
        <w:rPr>
          <w:b/>
          <w:bCs/>
        </w:rPr>
        <w:t>не влечёт</w:t>
      </w:r>
      <w:r>
        <w:t xml:space="preserve"> трёхлетнего запрета для директора и уча</w:t>
      </w:r>
      <w:r>
        <w:t>стников на создание и руководство другими компаниями.</w:t>
      </w:r>
    </w:p>
    <w:p w:rsidR="003E2B10" w:rsidRDefault="00C46CE1"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lastRenderedPageBreak/>
        <w:t>Банкротство</w:t>
      </w:r>
    </w:p>
    <w:p w:rsidR="003E2B10" w:rsidRDefault="00C46CE1">
      <w:pPr>
        <w:spacing w:after="140" w:line="276" w:lineRule="auto"/>
      </w:pPr>
      <w:r>
        <w:t>Если имущества компании не хватает, чтобы рассчитаться со всеми кредиторами, добровольно закрыться уже нельзя — закон обязывает идти через банкротство (Федеральный закон от 26.10.2002 № 127-</w:t>
      </w:r>
      <w:r>
        <w:t>ФЗ). Процедуру ведёт арбитражный суд, назначается арбитражный управляющий, имущество распродаётся, а требования кредиторов погашаются в порядке очерёдности.</w:t>
      </w:r>
    </w:p>
    <w:p w:rsidR="003E2B10" w:rsidRDefault="00C46CE1">
      <w:pPr>
        <w:spacing w:after="140" w:line="276" w:lineRule="auto"/>
      </w:pPr>
      <w:r>
        <w:t>Это самый долгий и дорогой путь (обычно от года), зато законный способ закрыть бизнес с долгами. Но</w:t>
      </w:r>
      <w:r>
        <w:t xml:space="preserve"> у него есть серьёзный нюанс: если суд установит, что к неплатёжеспособности привели действия собственников или руководителя, их могут привлечь к субсидиарной ответственности — то есть взыскать долги компании лично с них.</w:t>
      </w:r>
    </w:p>
    <w:p w:rsidR="003E2B10" w:rsidRPr="00126275" w:rsidRDefault="00C46CE1">
      <w:pPr>
        <w:pStyle w:val="3"/>
        <w:spacing w:before="180" w:after="100"/>
        <w:rPr>
          <w:del w:id="20042" w:author="Claude" w:date="2026-09-29T00:00:00Z"/>
          <w:u w:val="single"/>
        </w:rPr>
      </w:pPr>
      <w:commentRangeStart w:id="7"/>
      <w:del w:id="20040" w:author="Claude" w:date="2026-09-29T00:00:00Z">
        <w:r>
          <w:rPr>
            <w:b/>
            <w:bCs/>
            <w:color w:val="1F2933"/>
            <w:sz w:val="25"/>
            <w:szCs w:val="25"/>
            <w:u w:val="single"/>
          </w:rPr>
          <w:delText xml:space="preserve">Исключение из ЕГРЮЛ</w:delText>
        </w:r>
      </w:del>
      <w:del w:id="20041" w:author="Claude" w:date="2026-09-29T00:00:00Z">
        <w:r>
          <w:rPr>
            <w:b/>
            <w:bCs/>
            <w:color w:val="1F2933"/>
            <w:sz w:val="25"/>
            <w:szCs w:val="25"/>
            <w:u w:val="single"/>
          </w:rPr>
          <w:delText xml:space="preserve"> – данное основание спорное, не всегда оно является способом ликвидации</w:delText>
        </w:r>
      </w:del>
      <w:commentRangeEnd w:id="7"/>
      <w:r>
        <w:rPr>
          <w:rStyle w:val="CommentReference"/>
        </w:rPr>
        <w:commentReference w:id="7"/>
      </w:r>
    </w:p>
    <w:p w:rsidR="003E2B10" w:rsidRPr="00126275" w:rsidRDefault="00C46CE1">
      <w:pPr>
        <w:pStyle w:val="3"/>
        <w:spacing w:before="180" w:after="100"/>
        <w:rPr>
          <w:ins w:id="20037" w:author="Claude" w:date="2026-09-29T00:00:00Z"/>
          <w:u w:val="single"/>
        </w:rPr>
      </w:pPr>
      <w:ins w:id="20038" w:author="Claude" w:date="2026-09-29T00:00:00Z">
        <w:r w:rsidRPr="00126275">
          <w:rPr>
            <w:b/>
            <w:bCs/>
            <w:color w:val="1F2933"/>
            <w:sz w:val="25"/>
            <w:szCs w:val="25"/>
            <w:u w:val="single"/>
          </w:rPr>
          <w:t xml:space="preserve">Исключение из ЕГРЮЛ</w:t>
        </w:r>
      </w:ins>
      <w:ins w:id="20039" w:author="Claude" w:date="2026-09-29T00:00:00Z">
        <w:r w:rsidR="007C53E0" w:rsidRPr="00126275">
          <w:rPr>
            <w:b/>
            <w:bCs/>
            <w:color w:val="1F2933"/>
            <w:sz w:val="25"/>
            <w:szCs w:val="25"/>
            <w:u w:val="single"/>
          </w:rPr>
          <w:t xml:space="preserve"/>
        </w:r>
      </w:ins>
    </w:p>
    <w:p w:rsidR="003E2B10" w:rsidRPr="00126275" w:rsidRDefault="00C46CE1">
      <w:pPr>
        <w:spacing w:after="140" w:line="276" w:lineRule="auto"/>
        <w:rPr>
          <w:u w:val="single"/>
        </w:rPr>
      </w:pPr>
      <w:r w:rsidRPr="00126275">
        <w:rPr>
          <w:u w:val="single"/>
        </w:rPr>
        <w:t xml:space="preserve">Это не способ </w:t>
      </w:r>
      <w:r w:rsidRPr="00126275">
        <w:rPr>
          <w:u w:val="single"/>
        </w:rPr>
        <w:t>«закрыться по желанию», а инициатива налоговой (ст. 21.1 закона № 129-ФЗ). ФНС вправе сама исключить компанию из реестра, если она фактически не работает: год не сдаёт отчётность и не проводит операций по счетам, либо запись о недостоверности сведений виси</w:t>
      </w:r>
      <w:r w:rsidRPr="00126275">
        <w:rPr>
          <w:u w:val="single"/>
        </w:rPr>
        <w:t>т в ЕГРЮЛ более полугода.</w:t>
      </w:r>
    </w:p>
    <w:p w:rsidR="00126275" w:rsidRPr="00126275" w:rsidRDefault="00C46CE1">
      <w:pPr>
        <w:spacing w:after="140" w:line="276" w:lineRule="auto"/>
        <w:rPr>
          <w:u w:val="single"/>
        </w:rPr>
      </w:pPr>
      <w:commentRangeStart w:id="8"/>
      <w:r>
        <w:rPr>
          <w:u w:val="single"/>
        </w:rPr>
        <w:t xml:space="preserve">Многие предприниматели ждут такого исключения как «бесплатной ликвидации», но это рискованно. Последствие серьёзное: директор и участник с долей 50% и более </w:t>
      </w:r>
      <w:ins w:id="20043" w:author="Claude" w:date="2026-09-29T00:00:00Z">
        <w:r>
          <w:rPr>
            <w:u w:val="single"/>
          </w:rPr>
          <w:t xml:space="preserve">могут </w:t>
        </w:r>
      </w:ins>
      <w:r>
        <w:rPr>
          <w:u w:val="single"/>
        </w:rPr>
        <w:t xml:space="preserve">на 3 года </w:t>
      </w:r>
      <w:del w:id="20044" w:author="Claude" w:date="2026-09-29T00:00:00Z">
        <w:r>
          <w:rPr>
            <w:u w:val="single"/>
          </w:rPr>
          <w:delText xml:space="preserve">лишаются</w:delText>
        </w:r>
      </w:del>
      <w:ins w:id="20045" w:author="Claude" w:date="2026-09-29T00:00:00Z">
        <w:r>
          <w:rPr>
            <w:u w:val="single"/>
          </w:rPr>
          <w:t xml:space="preserve">лишиться</w:t>
        </w:r>
      </w:ins>
      <w:r>
        <w:rPr>
          <w:u w:val="single"/>
        </w:rPr>
        <w:t xml:space="preserve"> права быть учредителями и руководителями других юридических лиц </w:t>
      </w:r>
      <w:del w:id="20046" w:author="Claude" w:date="2026-09-29T00:00:00Z">
        <w:r>
          <w:rPr>
            <w:u w:val="single"/>
          </w:rPr>
          <w:delText xml:space="preserve">(</w:delText>
        </w:r>
      </w:del>
      <w:ins w:id="20047" w:author="Claude" w:date="2026-09-29T00:00:00Z">
        <w:r>
          <w:rPr>
            <w:u w:val="single"/>
          </w:rPr>
          <w:t xml:space="preserve">— если компанию исключили из-за недостоверных сведений или как недействующую с долгом перед бюджетом (подп. «ф» п. 1 </w:t>
        </w:r>
      </w:ins>
      <w:r>
        <w:rPr>
          <w:u w:val="single"/>
        </w:rPr>
        <w:t xml:space="preserve">ст. 23 закона № 129-ФЗ). Поэтому бросать компанию «на исключение» мы не рекомендуем — почти всегда есть более управляемый вариант.</w:t>
      </w:r>
      <w:commentRangeEnd w:id="8"/>
      <w:r>
        <w:rPr>
          <w:rStyle w:val="CommentReference"/>
        </w:rPr>
        <w:commentReference w:id="8"/>
      </w:r>
    </w:p>
    <w:p w:rsidR="00126275" w:rsidRPr="00126275" w:rsidRDefault="00126275" w:rsidP="00126275">
      <w:pPr>
        <w:spacing w:after="140" w:line="276" w:lineRule="auto"/>
        <w:rPr/>
      </w:pPr>
      <w:commentRangeStart w:id="9"/>
      <w:del w:id="20048" w:author="Claude" w:date="2026-09-29T00:00:00Z">
        <w:r>
          <w:rPr/>
          <w:delText xml:space="preserve">Поясняю:  </w:delText>
        </w:r>
      </w:del>
      <w:r>
        <w:rPr/>
        <w:t xml:space="preserve">В соответствии </w:t>
      </w:r>
      <w:del w:id="20049" w:author="Claude" w:date="2026-09-29T00:00:00Z">
        <w:r>
          <w:rPr/>
          <w:delText xml:space="preserve">с п. 5</w:delText>
        </w:r>
      </w:del>
      <w:ins w:id="20050" w:author="Claude" w:date="2026-09-29T00:00:00Z">
        <w:r>
          <w:rPr/>
          <w:t xml:space="preserve">со</w:t>
        </w:r>
      </w:ins>
      <w:r>
        <w:rPr/>
        <w:t xml:space="preserve"> ст. 21.1 Закона №129-ФЗ «О государственной регистрации юридических лиц и индивидуальных предпринимателей»</w:t>
      </w:r>
      <w:del w:id="20051" w:author="Claude" w:date="2026-09-29T00:00:00Z">
        <w:r>
          <w:rPr/>
          <w:delText xml:space="preserve">,</w:delText>
        </w:r>
      </w:del>
      <w:r>
        <w:rPr/>
        <w:t xml:space="preserve"> компания может быть исключена из ЕГРЮЛ принудительно по решению налогового органа, если:</w:t>
      </w:r>
      <w:del w:id="20052" w:author="Claude" w:date="2026-09-29T00:00:00Z">
        <w:r>
          <w:rPr/>
          <w:delText xml:space="preserve">​</w:delText>
        </w:r>
      </w:del>
      <w:commentRangeEnd w:id="9"/>
      <w:r>
        <w:rPr>
          <w:rStyle w:val="CommentReference"/>
        </w:rPr>
        <w:commentReference w:id="9"/>
      </w:r>
    </w:p>
    <w:p w:rsidR="00126275" w:rsidRPr="00126275" w:rsidRDefault="00126275" w:rsidP="00126275">
      <w:pPr>
        <w:pStyle w:val="af3"/>
        <w:numPr>
          <w:ilvl w:val="0"/>
          <w:numId w:val="5"/>
        </w:numPr>
        <w:spacing w:after="140" w:line="276" w:lineRule="auto"/>
        <w:rPr/>
      </w:pPr>
      <w:r w:rsidRPr="00126275">
        <w:rPr/>
        <w:t>Нет средств на расходы по ликвидации юридического лица, такие расходы нельзя возложить на ее учредителей (участников);</w:t>
      </w:r>
    </w:p>
    <w:p w:rsidR="00126275" w:rsidRPr="00126275" w:rsidRDefault="00126275" w:rsidP="00126275">
      <w:pPr>
        <w:pStyle w:val="af3"/>
        <w:numPr>
          <w:ilvl w:val="0"/>
          <w:numId w:val="5"/>
        </w:numPr>
        <w:spacing w:after="140" w:line="276" w:lineRule="auto"/>
        <w:rPr/>
      </w:pPr>
      <w:r w:rsidRPr="00126275">
        <w:rPr/>
        <w:t>Когда в ЕГРЮЛ содержится информация о недостоверности сведений в ЕГРЮЛ (например, о недостоверности сведений об адресе юридического лица) в течение более чем 6 месяцев с момента ее появления;</w:t>
      </w:r>
    </w:p>
    <w:p w:rsidR="00126275" w:rsidRPr="008029F6" w:rsidRDefault="00126275" w:rsidP="008029F6">
      <w:pPr>
        <w:pStyle w:val="af3"/>
        <w:numPr>
          <w:ilvl w:val="0"/>
          <w:numId w:val="5"/>
        </w:numPr>
        <w:spacing w:after="140" w:line="276" w:lineRule="auto"/>
        <w:rPr>
          <w:del w:id="20135" w:author="Claude" w:date="2026-09-29T00:00:00Z"/>
          <w:b/>
        </w:rPr>
      </w:pPr>
      <w:commentRangeStart w:id="10"/>
      <w:del w:id="20129" w:author="Claude" w:date="2026-09-29T00:00:00Z">
        <w:r>
          <w:rPr/>
          <w:delText xml:space="preserve">Когда компания признается «недействующей» по причине не сдачи в течение года отчетности и отсутствия движения средств по счетам.</w:delText>
        </w:r>
      </w:del>
      <w:del w:id="20130" w:author="Claude" w:date="2026-09-29T00:00:00Z">
        <w:r>
          <w:rPr/>
          <w:delText xml:space="preserve"> </w:delText>
        </w:r>
      </w:del>
      <w:del w:id="20131" w:author="Claude" w:date="2026-09-29T00:00:00Z">
        <w:r>
          <w:rPr>
            <w:b/>
          </w:rPr>
          <w:delText xml:space="preserve">(по этому пункту вопрос спорный, позиции разные:</w:delText>
        </w:r>
      </w:del>
      <w:del w:id="20132" w:author="Claude" w:date="2026-09-29T00:00:00Z">
        <w:r>
          <w:rPr>
            <w:b/>
          </w:rPr>
          <w:delText xml:space="preserve"> </w:delText>
        </w:r>
      </w:del>
      <w:del w:id="20133" w:author="Claude" w:date="2026-09-29T00:00:00Z">
        <w:r>
          <w:delText xml:space="preserve">Исключение юридического лица из ЕГРЮЛ приравнивается к ликвидации только в одном случае: если компания была признана недействующей. Это прямо закреплено в пункте 2 статьи 64.2 Гражданского кодекса РФ: исключение недействующего юридического лица из ЕГРЮЛ влечёт правовые последствия, предусмотренные ГК РФ и другими законами применительно к ликвидированным юридическим лицам.</w:delText>
        </w:r>
      </w:del>
      <w:del w:id="20134" w:author="Claude" w:date="2026-09-29T00:00:00Z">
        <w:r>
          <w:delText xml:space="preserve">)</w:delText>
        </w:r>
      </w:del>
      <w:commentRangeEnd w:id="10"/>
      <w:r>
        <w:rPr>
          <w:rStyle w:val="CommentReference"/>
        </w:rPr>
        <w:commentReference w:id="10"/>
      </w:r>
    </w:p>
    <w:p w:rsidR="00126275" w:rsidRDefault="00126275" w:rsidP="00126275">
      <w:pPr>
        <w:spacing w:after="140" w:line="276" w:lineRule="auto"/>
        <w:rPr>
          <w:del w:id="20137" w:author="Claude" w:date="2026-09-29T00:00:00Z"/>
        </w:rPr>
      </w:pPr>
      <w:del w:id="20136" w:author="Claude" w:date="2026-09-29T00:00:00Z">
        <w:r>
          <w:rPr/>
          <w:delText xml:space="preserve">Исключение компании из ЕГРЮЛ в указанных случаях не приравнивается к ликвидации. Следовательно, нельзя признать задолженность таких исключенных компаний перед кредитором безнадежной для целей главы 25 НК РФ.</w:delText>
        </w:r>
      </w:del>
    </w:p>
    <w:p w:rsidR="00126275" w:rsidRPr="008029F6" w:rsidRDefault="00126275" w:rsidP="008029F6">
      <w:pPr>
        <w:pStyle w:val="af3"/>
        <w:numPr>
          <w:ilvl w:val="0"/>
          <w:numId w:val="5"/>
        </w:numPr>
        <w:spacing w:after="140" w:line="276" w:lineRule="auto"/>
        <w:rPr>
          <w:ins w:id="20053" w:author="Claude" w:date="2026-09-29T00:00:00Z"/>
          <w:b/>
        </w:rPr>
      </w:pPr>
      <w:bookmarkStart w:id="2" w:name="_GoBack"/>
      <w:bookmarkEnd w:id="2"/>
      <w:ins w:id="20054" w:author="Claude" w:date="2026-09-29T00:00:00Z">
        <w:r>
          <w:rPr/>
          <w:t xml:space="preserve">Когда компания признается «недействующей» по причине не сдачи в течение года отчетности и отсутствия движения средств по счетам</w:t>
        </w:r>
      </w:ins>
      <w:ins w:id="20055" w:author="Claude" w:date="2026-09-29T00:00:00Z">
        <w:r>
          <w:rPr/>
          <w:t xml:space="preserve">;</w:t>
        </w:r>
      </w:ins>
    </w:p>
    <w:p>
      <w:pPr>
        <w:pStyle w:val="af3"/>
        <w:numPr>
          <w:ilvl w:val="0"/>
          <w:numId w:val="5"/>
        </w:numPr>
        <w:spacing w:after="140" w:line="276" w:lineRule="auto"/>
        <w:rPr>
          <w:ins w:id="20056" w:author="Claude" w:date="2026-09-29T00:00:00Z"/>
          <w:b/>
        </w:rPr>
      </w:pPr>
      <w:commentRangeStart w:id="11"/>
      <w:ins w:id="20057" w:author="Claude" w:date="2026-09-29T00:00:00Z">
        <w:r>
          <w:rPr/>
          <w:t xml:space="preserve">Когда арбитражный суд вернул заявление налоговой о банкротстве компании или прекратил дело о банкротстве, потому что у компании нет средств на судебные расходы;</w:t>
        </w:r>
      </w:ins>
      <w:commentRangeEnd w:id="11"/>
      <w:r>
        <w:rPr>
          <w:rStyle w:val="CommentReference"/>
        </w:rPr>
        <w:commentReference w:id="11"/>
      </w:r>
    </w:p>
    <w:p>
      <w:pPr>
        <w:pStyle w:val="af3"/>
        <w:numPr>
          <w:ilvl w:val="0"/>
          <w:numId w:val="5"/>
        </w:numPr>
        <w:spacing w:after="140" w:line="276" w:lineRule="auto"/>
        <w:rPr>
          <w:ins w:id="20058" w:author="Claude" w:date="2026-09-29T00:00:00Z"/>
          <w:b/>
        </w:rPr>
      </w:pPr>
      <w:ins w:id="20059" w:author="Claude" w:date="2026-09-29T00:00:00Z">
        <w:r>
          <w:rPr/>
          <w:t xml:space="preserve">Когда есть основания, предусмотренные пунктом 4 статьи 7.8 Федерального закона от 07.08.2001 № 115-ФЗ о противодействии отмыванию доходов.</w:t>
        </w:r>
      </w:ins>
    </w:p>
    <w:p w:rsidR="00126275" w:rsidRDefault="00126275" w:rsidP="00126275">
      <w:pPr>
        <w:spacing w:after="140" w:line="276" w:lineRule="auto"/>
        <w:rPr>
          <w:ins w:id="20060" w:author="Claude" w:date="2026-09-29T00:00:00Z"/>
        </w:rPr>
      </w:pPr>
      <w:commentRangeStart w:id="12"/>
      <w:ins w:id="20061" w:author="Claude" w:date="2026-09-29T00:00:00Z">
        <w:r>
          <w:rPr/>
          <w:t xml:space="preserve">С</w:t>
        </w:r>
      </w:ins>
      <w:ins w:id="20062" w:author="Claude" w:date="2026-09-29T00:00:00Z">
        <w:r>
          <w:rPr/>
          <w:t xml:space="preserve"> </w:t>
        </w:r>
      </w:ins>
      <w:ins w:id="20063" w:author="Claude" w:date="2026-09-29T00:00:00Z">
        <w:r>
          <w:rPr/>
          <w:t xml:space="preserve">ноября</w:t>
        </w:r>
      </w:ins>
      <w:ins w:id="20064" w:author="Claude" w:date="2026-09-29T00:00:00Z">
        <w:r>
          <w:rPr/>
          <w:t xml:space="preserve"> </w:t>
        </w:r>
      </w:ins>
      <w:ins w:id="20065" w:author="Claude" w:date="2026-09-29T00:00:00Z">
        <w:r>
          <w:rPr/>
          <w:t xml:space="preserve">2023 года исключение по любому</w:t>
        </w:r>
      </w:ins>
      <w:ins w:id="20066" w:author="Claude" w:date="2026-09-29T00:00:00Z">
        <w:r>
          <w:rPr/>
          <w:t xml:space="preserve"> из </w:t>
        </w:r>
      </w:ins>
      <w:ins w:id="20067" w:author="Claude" w:date="2026-09-29T00:00:00Z">
        <w:r>
          <w:rPr/>
          <w:t xml:space="preserve">этих</w:t>
        </w:r>
      </w:ins>
      <w:ins w:id="20068" w:author="Claude" w:date="2026-09-29T00:00:00Z">
        <w:r>
          <w:rPr/>
          <w:t xml:space="preserve"> </w:t>
        </w:r>
      </w:ins>
      <w:ins w:id="20069" w:author="Claude" w:date="2026-09-29T00:00:00Z">
        <w:r>
          <w:rPr/>
          <w:t xml:space="preserve">оснований влечёт те же правовые последствия, что и ликвидация:</w:t>
        </w:r>
      </w:ins>
      <w:ins w:id="20070" w:author="Claude" w:date="2026-09-29T00:00:00Z">
        <w:r>
          <w:rPr/>
          <w:t xml:space="preserve"> к </w:t>
        </w:r>
      </w:ins>
      <w:ins w:id="20071" w:author="Claude" w:date="2026-09-29T00:00:00Z">
        <w:r>
          <w:rPr/>
          <w:t xml:space="preserve">нему</w:t>
        </w:r>
      </w:ins>
      <w:ins w:id="20072" w:author="Claude" w:date="2026-09-29T00:00:00Z">
        <w:r>
          <w:rPr/>
          <w:t xml:space="preserve"> </w:t>
        </w:r>
      </w:ins>
      <w:ins w:id="20073" w:author="Claude" w:date="2026-09-29T00:00:00Z">
        <w:r>
          <w:rPr/>
          <w:t xml:space="preserve">применяются</w:t>
        </w:r>
      </w:ins>
      <w:ins w:id="20074" w:author="Claude" w:date="2026-09-29T00:00:00Z">
        <w:r>
          <w:rPr/>
          <w:t xml:space="preserve"> </w:t>
        </w:r>
      </w:ins>
      <w:ins w:id="20075" w:author="Claude" w:date="2026-09-29T00:00:00Z">
        <w:r>
          <w:rPr/>
          <w:t xml:space="preserve">пункты</w:t>
        </w:r>
      </w:ins>
      <w:ins w:id="20076" w:author="Claude" w:date="2026-09-29T00:00:00Z">
        <w:r>
          <w:rPr/>
          <w:t xml:space="preserve"> 2</w:t>
        </w:r>
      </w:ins>
      <w:ins w:id="20077" w:author="Claude" w:date="2026-09-29T00:00:00Z">
        <w:r>
          <w:rPr/>
          <w:t xml:space="preserve"> и 3</w:t>
        </w:r>
      </w:ins>
      <w:ins w:id="20078" w:author="Claude" w:date="2026-09-29T00:00:00Z">
        <w:r>
          <w:rPr/>
          <w:t xml:space="preserve"> статьи 64.2 Гражданского кодекса РФ</w:t>
        </w:r>
      </w:ins>
      <w:ins w:id="20079" w:author="Claude" w:date="2026-09-29T00:00:00Z">
        <w:r>
          <w:rPr/>
          <w:t xml:space="preserve"> </w:t>
        </w:r>
      </w:ins>
      <w:ins w:id="20080" w:author="Claude" w:date="2026-09-29T00:00:00Z">
        <w:r>
          <w:rPr/>
          <w:t xml:space="preserve">(пункт</w:t>
        </w:r>
      </w:ins>
      <w:ins w:id="20081" w:author="Claude" w:date="2026-09-29T00:00:00Z">
        <w:r>
          <w:rPr/>
          <w:t xml:space="preserve"> </w:t>
        </w:r>
      </w:ins>
      <w:ins w:id="20082" w:author="Claude" w:date="2026-09-29T00:00:00Z">
        <w:r>
          <w:rPr/>
          <w:t xml:space="preserve">6</w:t>
        </w:r>
      </w:ins>
      <w:ins w:id="20083" w:author="Claude" w:date="2026-09-29T00:00:00Z">
        <w:r>
          <w:rPr/>
          <w:t xml:space="preserve"> </w:t>
        </w:r>
      </w:ins>
      <w:ins w:id="20084" w:author="Claude" w:date="2026-09-29T00:00:00Z">
        <w:r>
          <w:rPr/>
          <w:t xml:space="preserve">статьи</w:t>
        </w:r>
      </w:ins>
      <w:ins w:id="20085" w:author="Claude" w:date="2026-09-29T00:00:00Z">
        <w:r>
          <w:rPr/>
          <w:t xml:space="preserve"> </w:t>
        </w:r>
      </w:ins>
      <w:ins w:id="20086" w:author="Claude" w:date="2026-09-29T00:00:00Z">
        <w:r>
          <w:rPr/>
          <w:t xml:space="preserve">21.1</w:t>
        </w:r>
      </w:ins>
      <w:ins w:id="20087" w:author="Claude" w:date="2026-09-29T00:00:00Z">
        <w:r>
          <w:rPr/>
          <w:t xml:space="preserve"> </w:t>
        </w:r>
      </w:ins>
      <w:ins w:id="20088" w:author="Claude" w:date="2026-09-29T00:00:00Z">
        <w:r>
          <w:rPr/>
          <w:t xml:space="preserve">закона</w:t>
        </w:r>
      </w:ins>
      <w:ins w:id="20089" w:author="Claude" w:date="2026-09-29T00:00:00Z">
        <w:r>
          <w:rPr/>
          <w:t xml:space="preserve"> </w:t>
        </w:r>
      </w:ins>
      <w:ins w:id="20090" w:author="Claude" w:date="2026-09-29T00:00:00Z">
        <w:r>
          <w:rPr/>
          <w:t xml:space="preserve">№</w:t>
        </w:r>
      </w:ins>
      <w:ins w:id="20091" w:author="Claude" w:date="2026-09-29T00:00:00Z">
        <w:r>
          <w:rPr/>
          <w:t xml:space="preserve"> </w:t>
        </w:r>
      </w:ins>
      <w:ins w:id="20092" w:author="Claude" w:date="2026-09-29T00:00:00Z">
        <w:r>
          <w:rPr/>
          <w:t xml:space="preserve">129-ФЗ).</w:t>
        </w:r>
      </w:ins>
      <w:ins w:id="20093" w:author="Claude" w:date="2026-09-29T00:00:00Z">
        <w:r>
          <w:rPr/>
          <w:t xml:space="preserve"> </w:t>
        </w:r>
      </w:ins>
      <w:ins w:id="20094" w:author="Claude" w:date="2026-09-29T00:00:00Z">
        <w:r>
          <w:rPr/>
          <w:t xml:space="preserve">Раньше</w:t>
        </w:r>
      </w:ins>
      <w:ins w:id="20095" w:author="Claude" w:date="2026-09-29T00:00:00Z">
        <w:r>
          <w:rPr/>
          <w:t xml:space="preserve"> </w:t>
        </w:r>
      </w:ins>
      <w:ins w:id="20096" w:author="Claude" w:date="2026-09-29T00:00:00Z">
        <w:r>
          <w:rPr/>
          <w:t xml:space="preserve">это</w:t>
        </w:r>
      </w:ins>
      <w:ins w:id="20097" w:author="Claude" w:date="2026-09-29T00:00:00Z">
        <w:r>
          <w:rPr/>
          <w:t xml:space="preserve"> </w:t>
        </w:r>
      </w:ins>
      <w:ins w:id="20098" w:author="Claude" w:date="2026-09-29T00:00:00Z">
        <w:r>
          <w:rPr/>
          <w:t xml:space="preserve">правило</w:t>
        </w:r>
      </w:ins>
      <w:ins w:id="20099" w:author="Claude" w:date="2026-09-29T00:00:00Z">
        <w:r>
          <w:rPr/>
          <w:t xml:space="preserve"> </w:t>
        </w:r>
      </w:ins>
      <w:ins w:id="20100" w:author="Claude" w:date="2026-09-29T00:00:00Z">
        <w:r>
          <w:rPr/>
          <w:t xml:space="preserve">прямо</w:t>
        </w:r>
      </w:ins>
      <w:ins w:id="20101" w:author="Claude" w:date="2026-09-29T00:00:00Z">
        <w:r>
          <w:rPr/>
          <w:t xml:space="preserve"> </w:t>
        </w:r>
      </w:ins>
      <w:ins w:id="20102" w:author="Claude" w:date="2026-09-29T00:00:00Z">
        <w:r>
          <w:rPr/>
          <w:t xml:space="preserve">действовало</w:t>
        </w:r>
      </w:ins>
      <w:ins w:id="20103" w:author="Claude" w:date="2026-09-29T00:00:00Z">
        <w:r>
          <w:rPr/>
          <w:t xml:space="preserve"> </w:t>
        </w:r>
      </w:ins>
      <w:ins w:id="20104" w:author="Claude" w:date="2026-09-29T00:00:00Z">
        <w:r>
          <w:rPr/>
          <w:t xml:space="preserve">только</w:t>
        </w:r>
      </w:ins>
      <w:ins w:id="20105" w:author="Claude" w:date="2026-09-29T00:00:00Z">
        <w:r>
          <w:rPr/>
          <w:t xml:space="preserve"> </w:t>
        </w:r>
      </w:ins>
      <w:ins w:id="20106" w:author="Claude" w:date="2026-09-29T00:00:00Z">
        <w:r>
          <w:rPr/>
          <w:t xml:space="preserve">для</w:t>
        </w:r>
      </w:ins>
      <w:ins w:id="20107" w:author="Claude" w:date="2026-09-29T00:00:00Z">
        <w:r>
          <w:rPr/>
          <w:t xml:space="preserve"> </w:t>
        </w:r>
      </w:ins>
      <w:ins w:id="20108" w:author="Claude" w:date="2026-09-29T00:00:00Z">
        <w:r>
          <w:rPr/>
          <w:t xml:space="preserve">недействующих</w:t>
        </w:r>
      </w:ins>
      <w:ins w:id="20109" w:author="Claude" w:date="2026-09-29T00:00:00Z">
        <w:r>
          <w:rPr/>
          <w:t xml:space="preserve"> </w:t>
        </w:r>
      </w:ins>
      <w:ins w:id="20110" w:author="Claude" w:date="2026-09-29T00:00:00Z">
        <w:r>
          <w:rPr/>
          <w:t xml:space="preserve">компаний</w:t>
        </w:r>
      </w:ins>
      <w:ins w:id="20111" w:author="Claude" w:date="2026-09-29T00:00:00Z">
        <w:r>
          <w:rPr/>
          <w:t xml:space="preserve">.</w:t>
        </w:r>
      </w:ins>
      <w:commentRangeEnd w:id="12"/>
      <w:r>
        <w:rPr>
          <w:rStyle w:val="CommentReference"/>
        </w:rPr>
        <w:commentReference w:id="12"/>
      </w:r>
    </w:p>
    <w:p w:rsidR="00126275" w:rsidRDefault="00126275" w:rsidP="00126275">
      <w:pPr>
        <w:spacing w:after="140" w:line="276" w:lineRule="auto"/>
        <w:rPr>
          <w:ins w:id="20112" w:author="Claude" w:date="2026-09-29T00:00:00Z"/>
        </w:rPr>
      </w:pPr>
      <w:commentRangeStart w:id="13"/>
      <w:ins w:id="20113" w:author="Claude" w:date="2026-09-29T00:00:00Z">
        <w:r>
          <w:rPr/>
          <w:t xml:space="preserve">Поэтому кредитор может признать долг исключённой</w:t>
        </w:r>
      </w:ins>
      <w:ins w:id="20114" w:author="Claude" w:date="2026-09-29T00:00:00Z">
        <w:r>
          <w:rPr/>
          <w:t xml:space="preserve"> компании </w:t>
        </w:r>
      </w:ins>
      <w:ins w:id="20115" w:author="Claude" w:date="2026-09-29T00:00:00Z">
        <w:r>
          <w:rPr/>
          <w:t xml:space="preserve">безнадёжным</w:t>
        </w:r>
      </w:ins>
      <w:ins w:id="20116" w:author="Claude" w:date="2026-09-29T00:00:00Z">
        <w:r>
          <w:rPr/>
          <w:t xml:space="preserve"> </w:t>
        </w:r>
      </w:ins>
      <w:ins w:id="20117" w:author="Claude" w:date="2026-09-29T00:00:00Z">
        <w:r>
          <w:rPr/>
          <w:t xml:space="preserve">и учесть его</w:t>
        </w:r>
      </w:ins>
      <w:ins w:id="20118" w:author="Claude" w:date="2026-09-29T00:00:00Z">
        <w:r>
          <w:rPr/>
          <w:t xml:space="preserve"> в </w:t>
        </w:r>
      </w:ins>
      <w:ins w:id="20119" w:author="Claude" w:date="2026-09-29T00:00:00Z">
        <w:r>
          <w:rPr/>
          <w:t xml:space="preserve">расходах</w:t>
        </w:r>
      </w:ins>
      <w:ins w:id="20120" w:author="Claude" w:date="2026-09-29T00:00:00Z">
        <w:r>
          <w:rPr/>
          <w:t xml:space="preserve"> </w:t>
        </w:r>
      </w:ins>
      <w:ins w:id="20121" w:author="Claude" w:date="2026-09-29T00:00:00Z">
        <w:r>
          <w:rPr/>
          <w:t xml:space="preserve">по</w:t>
        </w:r>
      </w:ins>
      <w:ins w:id="20122" w:author="Claude" w:date="2026-09-29T00:00:00Z">
        <w:r>
          <w:rPr/>
          <w:t xml:space="preserve"> </w:t>
        </w:r>
      </w:ins>
      <w:ins w:id="20123" w:author="Claude" w:date="2026-09-29T00:00:00Z">
        <w:r>
          <w:rPr/>
          <w:t xml:space="preserve">налогу</w:t>
        </w:r>
      </w:ins>
      <w:ins w:id="20124" w:author="Claude" w:date="2026-09-29T00:00:00Z">
        <w:r>
          <w:rPr/>
          <w:t xml:space="preserve"> </w:t>
        </w:r>
      </w:ins>
      <w:ins w:id="20125" w:author="Claude" w:date="2026-09-29T00:00:00Z">
        <w:r>
          <w:rPr/>
          <w:t xml:space="preserve">на прибыль — так разъясняет Минфин (письмо от 26.01.2024 № 03-03-06/1/6337). А если долги остались из-за недобросовестных или неразумных действий директора или участников, кредиторы вправе через суд привлечь их</w:t>
        </w:r>
      </w:ins>
      <w:ins w:id="20126" w:author="Claude" w:date="2026-09-29T00:00:00Z">
        <w:r>
          <w:rPr/>
          <w:t xml:space="preserve"> к </w:t>
        </w:r>
      </w:ins>
      <w:ins w:id="20127" w:author="Claude" w:date="2026-09-29T00:00:00Z">
        <w:r>
          <w:rPr/>
          <w:t xml:space="preserve">субсидиарной ответственности</w:t>
        </w:r>
      </w:ins>
      <w:ins w:id="20128" w:author="Claude" w:date="2026-09-29T00:00:00Z">
        <w:r>
          <w:rPr/>
          <w:t xml:space="preserve">.</w:t>
        </w:r>
      </w:ins>
      <w:commentRangeEnd w:id="13"/>
      <w:r>
        <w:rPr>
          <w:rStyle w:val="CommentReference"/>
        </w:rPr>
        <w:commentReference w:id="13"/>
      </w:r>
    </w:p>
    <w:p w:rsidR="003E2B10" w:rsidRDefault="00C46CE1">
      <w:pPr>
        <w:spacing w:before="120" w:after="100"/>
      </w:pPr>
      <w:r>
        <w:rPr>
          <w:b/>
          <w:bCs/>
        </w:rPr>
        <w:lastRenderedPageBreak/>
        <w:t>Сравнение способов ликвидации</w:t>
      </w:r>
    </w:p>
    <w:tbl>
      <w:tblPr>
        <w:tblW w:w="10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1700"/>
        <w:gridCol w:w="2650"/>
        <w:gridCol w:w="1550"/>
        <w:gridCol w:w="1850"/>
        <w:gridCol w:w="2250"/>
      </w:tblGrid>
      <w:tr w:rsidR="003E2B10">
        <w:trPr>
          <w:tblHeader/>
        </w:trPr>
        <w:tc>
          <w:tcPr>
            <w:tcW w:w="170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Способ</w:t>
            </w:r>
          </w:p>
        </w:tc>
        <w:tc>
          <w:tcPr>
            <w:tcW w:w="26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Кому подходит</w:t>
            </w:r>
          </w:p>
        </w:tc>
        <w:tc>
          <w:tcPr>
            <w:tcW w:w="15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Сроки</w:t>
            </w:r>
          </w:p>
        </w:tc>
        <w:tc>
          <w:tcPr>
            <w:tcW w:w="18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Госпошлина</w:t>
            </w:r>
          </w:p>
        </w:tc>
        <w:tc>
          <w:tcPr>
            <w:tcW w:w="22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Главный нюанс</w:t>
            </w:r>
          </w:p>
        </w:tc>
      </w:tr>
      <w:tr w:rsidR="003E2B1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Общий порядок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 xml:space="preserve">Любой компании, в </w:t>
            </w:r>
            <w:proofErr w:type="spellStart"/>
            <w:r>
              <w:rPr>
                <w:sz w:val="19"/>
                <w:szCs w:val="19"/>
              </w:rPr>
              <w:t>т.ч</w:t>
            </w:r>
            <w:proofErr w:type="spellEnd"/>
            <w:r>
              <w:rPr>
                <w:sz w:val="19"/>
                <w:szCs w:val="19"/>
              </w:rPr>
              <w:t>. с активами и сотрудниками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del w:id="20267" w:author="Claude" w:date="2026-09-29T00:00:00Z">
              <w:r>
                <w:rPr>
                  <w:sz w:val="19"/>
                  <w:szCs w:val="19"/>
                </w:rPr>
                <w:delText xml:space="preserve">В среднем 4–6 мес. (от 4х месяцев до 1 года)</w:delText>
              </w:r>
            </w:del>
            <w:ins w:id="20268" w:author="Claude" w:date="2026-09-29T00:00:00Z">
              <w:r>
                <w:rPr>
                  <w:sz w:val="19"/>
                  <w:szCs w:val="19"/>
                </w:rPr>
                <w:t xml:space="preserve">От 4х месяцев до 1 года</w:t>
              </w:r>
            </w:ins>
          </w:p>
        </w:tc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800 ₽</w:t>
            </w:r>
            <w:r w:rsidR="007C53E0">
              <w:rPr>
                <w:sz w:val="19"/>
                <w:szCs w:val="19"/>
              </w:rPr>
              <w:t xml:space="preserve"> </w:t>
            </w:r>
            <w:r w:rsidR="007C53E0" w:rsidRPr="007C53E0">
              <w:rPr>
                <w:sz w:val="19"/>
                <w:szCs w:val="19"/>
              </w:rPr>
              <w:t>(если документы подаются на бумаге)</w:t>
            </w:r>
            <w:r>
              <w:rPr>
                <w:sz w:val="19"/>
                <w:szCs w:val="19"/>
              </w:rPr>
              <w:t>; при электронной подаче — 0 ₽</w:t>
            </w:r>
          </w:p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Универсальный, но небыстрый</w:t>
            </w:r>
          </w:p>
        </w:tc>
      </w:tr>
      <w:tr w:rsidR="003E2B10">
        <w:tc>
          <w:tcPr>
            <w:tcW w:w="170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Упрощённый порядок</w:t>
            </w:r>
          </w:p>
        </w:tc>
        <w:tc>
          <w:tcPr>
            <w:tcW w:w="26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Pr="00796717" w:rsidRDefault="00C46CE1">
            <w:pPr>
              <w:spacing w:line="260" w:lineRule="auto"/>
              <w:rPr>
                <w:del w:id="20271" w:author="Claude" w:date="2026-09-29T00:00:00Z"/>
                <w:sz w:val="20"/>
                <w:szCs w:val="20"/>
              </w:rPr>
            </w:pPr>
            <w:del w:id="20269" w:author="Claude" w:date="2026-09-29T00:00:00Z">
              <w:r>
                <w:rPr>
                  <w:sz w:val="20"/>
                  <w:szCs w:val="20"/>
                </w:rPr>
                <w:delText xml:space="preserve">МСП без долгов, имущества и НДС</w:delText>
              </w:r>
            </w:del>
            <w:del w:id="20270" w:author="Claude" w:date="2026-09-29T00:00:00Z">
              <w:r>
                <w:rPr>
                  <w:sz w:val="20"/>
                  <w:szCs w:val="20"/>
                </w:rPr>
                <w:delText xml:space="preserve"> </w:delText>
              </w:r>
            </w:del>
          </w:p>
          <w:p w:rsidR="00796717" w:rsidRPr="00796717" w:rsidRDefault="00796717" w:rsidP="00796717">
            <w:pPr>
              <w:spacing w:line="260" w:lineRule="auto"/>
              <w:rPr>
                <w:del w:id="20275" w:author="Claude" w:date="2026-09-29T00:00:00Z"/>
                <w:sz w:val="20"/>
                <w:szCs w:val="20"/>
              </w:rPr>
            </w:pPr>
            <w:del w:id="20272" w:author="Claude" w:date="2026-09-29T00:00:00Z">
              <w:r>
                <w:rPr>
                  <w:sz w:val="20"/>
                  <w:szCs w:val="20"/>
                </w:rPr>
                <w:delText xml:space="preserve">Требований больше, </w:delText>
              </w:r>
            </w:del>
            <w:del w:id="20273" w:author="Claude" w:date="2026-09-29T00:00:00Z">
              <w:r>
                <w:rPr>
                  <w:sz w:val="20"/>
                  <w:szCs w:val="20"/>
                </w:rPr>
                <w:delText xml:space="preserve">если  коротенько</w:delText>
              </w:r>
            </w:del>
            <w:del w:id="20274" w:author="Claude" w:date="2026-09-29T00:00:00Z">
              <w:r>
                <w:rPr>
                  <w:sz w:val="20"/>
                  <w:szCs w:val="20"/>
                </w:rPr>
                <w:delText xml:space="preserve">:</w:delText>
              </w:r>
            </w:del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commentRangeStart w:id="16"/>
            <w:r w:rsidRPr="00796717">
              <w:rPr>
                <w:sz w:val="20"/>
                <w:szCs w:val="20"/>
              </w:rPr>
              <w:t>Включён в реестр субъектов МСП;</w:t>
            </w:r>
            <w:commentRangeEnd w:id="16"/>
            <w:r>
              <w:rPr>
                <w:rStyle w:val="CommentReference"/>
              </w:rPr>
              <w:commentReference w:id="16"/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является плательщиком НДС;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имеет незавершённых расчетов с кредиторами;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В ЕГРЮЛ не содержится недостоверных сведений;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имеет неисполненной обязанности по уплате налогов, сборов и иных обязательных платежей;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имеет в собственности недвижимое имущество/транспорт;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находится в процессе ликвидации, реорганизации, исключения из ЕГРЮЛ по решению регистрирующего органа.</w:t>
            </w:r>
          </w:p>
        </w:tc>
        <w:tc>
          <w:tcPr>
            <w:tcW w:w="15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Около 3,5 мес.</w:t>
            </w:r>
          </w:p>
        </w:tc>
        <w:tc>
          <w:tcPr>
            <w:tcW w:w="18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0 ₽</w:t>
            </w:r>
          </w:p>
        </w:tc>
        <w:tc>
          <w:tcPr>
            <w:tcW w:w="22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Только при полном соответствии условиям</w:t>
            </w:r>
          </w:p>
        </w:tc>
      </w:tr>
      <w:tr w:rsidR="003E2B1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Банкротство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Долгов больше, чем имущества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От года</w:t>
            </w:r>
          </w:p>
        </w:tc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commentRangeStart w:id="14"/>
            <w:del w:id="20276" w:author="Claude" w:date="2026-09-29T00:00:00Z">
              <w:r>
                <w:rPr>
                  <w:sz w:val="19"/>
                  <w:szCs w:val="19"/>
                </w:rPr>
                <w:delText xml:space="preserve">Госпошлина + расходы на процедуру</w:delText>
              </w:r>
            </w:del>
            <w:ins w:id="20277" w:author="Claude" w:date="2026-09-29T00:00:00Z">
              <w:r>
                <w:rPr>
                  <w:sz w:val="19"/>
                  <w:szCs w:val="19"/>
                </w:rPr>
                <w:t xml:space="preserve">За регистрацию ликвидации не уплачивается; расходы на процедуру</w:t>
              </w:r>
            </w:ins>
            <w:commentRangeEnd w:id="14"/>
            <w:r>
              <w:rPr>
                <w:rStyle w:val="CommentReference"/>
              </w:rPr>
              <w:commentReference w:id="14"/>
            </w:r>
          </w:p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Риск субсидиарной ответственности</w:t>
            </w:r>
          </w:p>
        </w:tc>
      </w:tr>
      <w:tr w:rsidR="003E2B10">
        <w:tc>
          <w:tcPr>
            <w:tcW w:w="170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Исключение из ЕГРЮЛ</w:t>
            </w:r>
          </w:p>
        </w:tc>
        <w:tc>
          <w:tcPr>
            <w:tcW w:w="26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Решает ФНС, а не собственник</w:t>
            </w:r>
          </w:p>
        </w:tc>
        <w:tc>
          <w:tcPr>
            <w:tcW w:w="15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На усмотрение ФНС</w:t>
            </w:r>
          </w:p>
        </w:tc>
        <w:tc>
          <w:tcPr>
            <w:tcW w:w="18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  <w:lang w:val="en-US"/>
              </w:rPr>
              <w:t>—</w:t>
            </w:r>
          </w:p>
        </w:tc>
        <w:tc>
          <w:tcPr>
            <w:tcW w:w="22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commentRangeStart w:id="15"/>
            <w:ins w:id="20278" w:author="Claude" w:date="2026-09-29T00:00:00Z">
              <w:r>
                <w:rPr>
                  <w:sz w:val="19"/>
                  <w:szCs w:val="19"/>
                </w:rPr>
                <w:t xml:space="preserve">Возможен запрет на </w:t>
              </w:r>
            </w:ins>
            <w:r>
              <w:rPr>
                <w:sz w:val="19"/>
                <w:szCs w:val="19"/>
              </w:rPr>
              <w:t xml:space="preserve">3 года</w:t>
            </w:r>
            <w:del w:id="20279" w:author="Claude" w:date="2026-09-29T00:00:00Z">
              <w:r>
                <w:rPr>
                  <w:sz w:val="19"/>
                  <w:szCs w:val="19"/>
                </w:rPr>
                <w:delText xml:space="preserve"> запрета</w:delText>
              </w:r>
            </w:del>
            <w:r>
              <w:rPr>
                <w:sz w:val="19"/>
                <w:szCs w:val="19"/>
              </w:rPr>
              <w:t xml:space="preserve"> для директора и владельца</w:t>
            </w:r>
            <w:commentRangeEnd w:id="15"/>
            <w:r>
              <w:rPr>
                <w:rStyle w:val="CommentReference"/>
              </w:rPr>
              <w:commentReference w:id="15"/>
            </w:r>
          </w:p>
        </w:tc>
      </w:tr>
    </w:tbl>
    <w:p w:rsidR="003E2B10" w:rsidRDefault="003E2B10">
      <w:pPr>
        <w:spacing w:after="120"/>
      </w:pPr>
    </w:p>
    <w:p w:rsidR="003E2B10" w:rsidRDefault="00C46CE1">
      <w:pPr>
        <w:pStyle w:val="2"/>
        <w:spacing w:before="260" w:after="120"/>
      </w:pPr>
      <w:bookmarkStart w:id="3" w:name="etapy"/>
      <w:r>
        <w:rPr>
          <w:b/>
          <w:bCs/>
          <w:color w:val="0B6E4F"/>
          <w:sz w:val="30"/>
          <w:szCs w:val="30"/>
        </w:rPr>
        <w:t>Этапы ликвидации компании</w:t>
      </w:r>
      <w:bookmarkEnd w:id="3"/>
    </w:p>
    <w:p w:rsidR="003E2B10" w:rsidRDefault="00C46CE1">
      <w:pPr>
        <w:spacing w:after="140" w:line="276" w:lineRule="auto"/>
      </w:pPr>
      <w:r>
        <w:lastRenderedPageBreak/>
        <w:t>Ниже — порядок ликвидации компании в общем (добровольном) порядке. Это базовый сценарий; упрощённый порядок короче (см. выше), а банкротство идёт по своим правилам.</w:t>
      </w:r>
    </w:p>
    <w:p>
      <w:pPr>
        <w:pStyle w:val="3"/>
        <w:spacing w:before="180" w:after="100"/>
        <w:rPr>
          <w:ins w:id="20138" w:author="Claude" w:date="2026-09-29T00:00:00Z"/>
        </w:rPr>
      </w:pPr>
      <w:commentRangeStart w:id="17"/>
      <w:ins w:id="20139" w:author="Claude" w:date="2026-09-29T00:00:00Z">
        <w:r>
          <w:rPr>
            <w:b/>
            <w:bCs/>
            <w:color w:val="1F2933"/>
            <w:sz w:val="25"/>
            <w:szCs w:val="25"/>
          </w:rPr>
          <w:t>1. Решение о ликвидации</w:t>
        </w:r>
      </w:ins>
      <w:commentRangeEnd w:id="17"/>
      <w:r>
        <w:rPr>
          <w:rStyle w:val="CommentReference"/>
        </w:rPr>
        <w:commentReference w:id="17"/>
      </w:r>
    </w:p>
    <w:p w:rsidR="003E2B10" w:rsidRDefault="00C46CE1">
      <w:pPr>
        <w:spacing w:after="140" w:line="276" w:lineRule="auto"/>
      </w:pPr>
      <w:del w:id="20140" w:author="Claude" w:date="2026-09-29T00:00:00Z">
        <w:r>
          <w:delText xml:space="preserve">Решение о ликвидации. </w:delText>
        </w:r>
      </w:del>
      <w:r>
        <w:t xml:space="preserve">Общее собрание участников принимает решение о ликвидации единогласно (единственный участник — своим решением) и назначает ликвидатора или ликвидационную комиссию. С этого момента управление компанией переходит к ликвидатору.</w:t>
      </w:r>
    </w:p>
    <w:p>
      <w:pPr>
        <w:pStyle w:val="3"/>
        <w:spacing w:before="180" w:after="100"/>
        <w:rPr>
          <w:ins w:id="20141" w:author="Claude" w:date="2026-09-29T00:00:00Z"/>
        </w:rPr>
      </w:pPr>
      <w:ins w:id="20142" w:author="Claude" w:date="2026-09-29T00:00:00Z">
        <w:r>
          <w:rPr>
            <w:b/>
            <w:bCs/>
            <w:color w:val="1F2933"/>
            <w:sz w:val="25"/>
            <w:szCs w:val="25"/>
          </w:rPr>
          <w:t>2. Уведомление налоговой</w:t>
        </w:r>
      </w:ins>
    </w:p>
    <w:p w:rsidR="003E2B10" w:rsidRDefault="00C46CE1">
      <w:pPr>
        <w:spacing w:after="140" w:line="276" w:lineRule="auto"/>
      </w:pPr>
      <w:del w:id="20143" w:author="Claude" w:date="2026-09-29T00:00:00Z">
        <w:r>
          <w:delText xml:space="preserve">Уведомление налоговой. </w:delText>
        </w:r>
      </w:del>
      <w:r>
        <w:t xml:space="preserve">В течение 3 рабочих дней после решения в регистрирующий орган подают уведомление по форме № Р15016 (утв. приказом ФНС от 31.08.2020 № ЕД-7-14/617@) с приложенным решением. ФНС вносит в ЕГРЮЛ запись «в процессе ликвидации».</w:t>
      </w:r>
    </w:p>
    <w:p>
      <w:pPr>
        <w:pStyle w:val="3"/>
        <w:spacing w:before="180" w:after="100"/>
        <w:rPr>
          <w:ins w:id="20144" w:author="Claude" w:date="2026-09-29T00:00:00Z"/>
        </w:rPr>
      </w:pPr>
      <w:ins w:id="20145" w:author="Claude" w:date="2026-09-29T00:00:00Z">
        <w:r>
          <w:rPr>
            <w:b/>
            <w:bCs/>
            <w:color w:val="1F2933"/>
            <w:sz w:val="25"/>
            <w:szCs w:val="25"/>
          </w:rPr>
          <w:t>3. Публикация сведений</w:t>
        </w:r>
      </w:ins>
    </w:p>
    <w:p w:rsidR="003E2B10" w:rsidRDefault="00C46CE1">
      <w:pPr>
        <w:spacing w:after="140" w:line="276" w:lineRule="auto"/>
      </w:pPr>
      <w:del w:id="20146" w:author="Claude" w:date="2026-09-29T00:00:00Z">
        <w:r>
          <w:delText xml:space="preserve">Публикация сведений. </w:delText>
        </w:r>
      </w:del>
      <w:r>
        <w:t xml:space="preserve">Ликвидатор публикует сообщение о ликвидации, а также о порядке и сроке предъявления требований кредиторами в «Вестнике государственной регистрации» и вносит сведения в Единый федеральный реестр сведений о фактах деятельности юрлиц (Федресурс).</w:t>
      </w:r>
    </w:p>
    <w:p>
      <w:pPr>
        <w:pStyle w:val="3"/>
        <w:spacing w:before="180" w:after="100"/>
        <w:rPr>
          <w:ins w:id="20147" w:author="Claude" w:date="2026-09-29T00:00:00Z"/>
        </w:rPr>
      </w:pPr>
      <w:ins w:id="20148" w:author="Claude" w:date="2026-09-29T00:00:00Z">
        <w:r>
          <w:rPr>
            <w:b/>
            <w:bCs/>
            <w:color w:val="1F2933"/>
            <w:sz w:val="25"/>
            <w:szCs w:val="25"/>
          </w:rPr>
          <w:t>4. Уведомление кредиторов</w:t>
        </w:r>
      </w:ins>
    </w:p>
    <w:p w:rsidR="003E2B10" w:rsidRDefault="00C46CE1">
      <w:pPr>
        <w:spacing w:after="140" w:line="276" w:lineRule="auto"/>
      </w:pPr>
      <w:del w:id="20149" w:author="Claude" w:date="2026-09-29T00:00:00Z">
        <w:r>
          <w:delText xml:space="preserve">Уведомление кредиторов. </w:delText>
        </w:r>
      </w:del>
      <w:r>
        <w:t xml:space="preserve">Кредиторов уведомляют письменно. Срок предъявления требований устанавливает компания, но по закону он не может быть меньше двух месяцев с даты публикации (п. 1 ст. 63 ГК РФ).</w:t>
      </w:r>
    </w:p>
    <w:p>
      <w:pPr>
        <w:pStyle w:val="3"/>
        <w:spacing w:before="180" w:after="100"/>
        <w:rPr>
          <w:ins w:id="20150" w:author="Claude" w:date="2026-09-29T00:00:00Z"/>
        </w:rPr>
      </w:pPr>
      <w:ins w:id="20151" w:author="Claude" w:date="2026-09-29T00:00:00Z">
        <w:r>
          <w:rPr>
            <w:b/>
            <w:bCs/>
            <w:color w:val="1F2933"/>
            <w:sz w:val="25"/>
            <w:szCs w:val="25"/>
          </w:rPr>
          <w:t>5. Расчёты с сотрудниками</w:t>
        </w:r>
      </w:ins>
    </w:p>
    <w:p w:rsidR="003E2B10" w:rsidRDefault="00C46CE1">
      <w:pPr>
        <w:spacing w:after="140" w:line="276" w:lineRule="auto"/>
      </w:pPr>
      <w:del w:id="20152" w:author="Claude" w:date="2026-09-29T00:00:00Z">
        <w:r>
          <w:delText xml:space="preserve">Расчёты с сотрудниками. </w:delText>
        </w:r>
      </w:del>
      <w:r>
        <w:t xml:space="preserve">Работников уведомляют о предстоящем увольнении, информируют службу занятости, выплачивают зарплату и положенные компенсации.</w:t>
      </w:r>
    </w:p>
    <w:p>
      <w:pPr>
        <w:pStyle w:val="3"/>
        <w:spacing w:before="180" w:after="100"/>
        <w:rPr>
          <w:ins w:id="20153" w:author="Claude" w:date="2026-09-29T00:00:00Z"/>
        </w:rPr>
      </w:pPr>
      <w:ins w:id="20154" w:author="Claude" w:date="2026-09-29T00:00:00Z">
        <w:r>
          <w:rPr>
            <w:b/>
            <w:bCs/>
            <w:color w:val="1F2933"/>
            <w:sz w:val="25"/>
            <w:szCs w:val="25"/>
          </w:rPr>
          <w:t>6. Сдача отчётности и сверка с налоговой</w:t>
        </w:r>
      </w:ins>
    </w:p>
    <w:p w:rsidR="003E2B10" w:rsidRDefault="00C46CE1">
      <w:pPr>
        <w:spacing w:after="140" w:line="276" w:lineRule="auto"/>
      </w:pPr>
      <w:del w:id="20155" w:author="Claude" w:date="2026-09-29T00:00:00Z">
        <w:r>
          <w:delText xml:space="preserve">Сдача отчётности и сверка с налоговой. </w:delText>
        </w:r>
      </w:del>
      <w:r>
        <w:t xml:space="preserve">Компания продолжает сдавать отчётность, проводит сверку расчётов с бюджетом. На этом этапе возможна выездная налоговая проверка.</w:t>
      </w:r>
    </w:p>
    <w:p>
      <w:pPr>
        <w:pStyle w:val="3"/>
        <w:spacing w:before="180" w:after="100"/>
        <w:rPr>
          <w:ins w:id="20156" w:author="Claude" w:date="2026-09-29T00:00:00Z"/>
        </w:rPr>
      </w:pPr>
      <w:ins w:id="20157" w:author="Claude" w:date="2026-09-29T00:00:00Z">
        <w:r>
          <w:rPr>
            <w:b/>
            <w:bCs/>
            <w:color w:val="1F2933"/>
            <w:sz w:val="25"/>
            <w:szCs w:val="25"/>
          </w:rPr>
          <w:t>7. Промежуточный ликвидационный баланс</w:t>
        </w:r>
      </w:ins>
    </w:p>
    <w:p w:rsidR="003E2B10" w:rsidRDefault="00C46CE1">
      <w:pPr>
        <w:spacing w:after="140" w:line="276" w:lineRule="auto"/>
      </w:pPr>
      <w:del w:id="20158" w:author="Claude" w:date="2026-09-29T00:00:00Z">
        <w:r>
          <w:delText xml:space="preserve">Промежуточный ликвидационный баланс. </w:delText>
        </w:r>
      </w:del>
      <w:r>
        <w:t xml:space="preserve">После окончания срока предъявления требований составляется промежуточный ликвидационный баланс — со сведениями об имуществе, заявленных требованиях кредиторов и результатах их рассмотрения. О его составлении уведомляют ФНС (снова форма Р15016).</w:t>
      </w:r>
    </w:p>
    <w:p>
      <w:pPr>
        <w:pStyle w:val="3"/>
        <w:spacing w:before="180" w:after="100"/>
        <w:rPr>
          <w:ins w:id="20159" w:author="Claude" w:date="2026-09-29T00:00:00Z"/>
        </w:rPr>
      </w:pPr>
      <w:ins w:id="20160" w:author="Claude" w:date="2026-09-29T00:00:00Z">
        <w:r>
          <w:rPr>
            <w:b/>
            <w:bCs/>
            <w:color w:val="1F2933"/>
            <w:sz w:val="25"/>
            <w:szCs w:val="25"/>
          </w:rPr>
          <w:t>8. Расчёты с кредиторами</w:t>
        </w:r>
      </w:ins>
    </w:p>
    <w:p w:rsidR="003E2B10" w:rsidRDefault="00C46CE1">
      <w:pPr>
        <w:spacing w:after="140" w:line="276" w:lineRule="auto"/>
      </w:pPr>
      <w:del w:id="20161" w:author="Claude" w:date="2026-09-29T00:00:00Z">
        <w:r>
          <w:delText xml:space="preserve">Расчёты с кредиторами. </w:delText>
        </w:r>
      </w:del>
      <w:r>
        <w:t xml:space="preserve">Долги погашаются в порядке очерёдности, установленной ст. 64 ГК РФ. Если денег не хватает, имущество продаётся; если и этого недостаточно — компания обязана перейти к процедуре банкротства.</w:t>
      </w:r>
    </w:p>
    <w:p>
      <w:pPr>
        <w:pStyle w:val="3"/>
        <w:spacing w:before="180" w:after="100"/>
        <w:rPr>
          <w:ins w:id="20162" w:author="Claude" w:date="2026-09-29T00:00:00Z"/>
        </w:rPr>
      </w:pPr>
      <w:ins w:id="20163" w:author="Claude" w:date="2026-09-29T00:00:00Z">
        <w:r>
          <w:rPr>
            <w:b/>
            <w:bCs/>
            <w:color w:val="1F2933"/>
            <w:sz w:val="25"/>
            <w:szCs w:val="25"/>
          </w:rPr>
          <w:t>9. Ликвидационный баланс и распределение имущества</w:t>
        </w:r>
      </w:ins>
    </w:p>
    <w:p w:rsidR="003E2B10" w:rsidRDefault="00C46CE1">
      <w:pPr>
        <w:spacing w:after="140" w:line="276" w:lineRule="auto"/>
      </w:pPr>
      <w:del w:id="20164" w:author="Claude" w:date="2026-09-29T00:00:00Z">
        <w:r>
          <w:delText xml:space="preserve">Ликвидационный баланс и распределение имущества. </w:delText>
        </w:r>
      </w:del>
      <w:r>
        <w:t xml:space="preserve">После расчётов с кредиторами составляется итоговый ликвидационный баланс. Оставшееся имущество распределяется между участниками.</w:t>
      </w:r>
    </w:p>
    <w:p>
      <w:pPr>
        <w:pStyle w:val="3"/>
        <w:spacing w:before="180" w:after="100"/>
        <w:rPr>
          <w:ins w:id="20165" w:author="Claude" w:date="2026-09-29T00:00:00Z"/>
        </w:rPr>
      </w:pPr>
      <w:ins w:id="20166" w:author="Claude" w:date="2026-09-29T00:00:00Z">
        <w:r>
          <w:rPr>
            <w:b/>
            <w:bCs/>
            <w:color w:val="1F2933"/>
            <w:sz w:val="25"/>
            <w:szCs w:val="25"/>
          </w:rPr>
          <w:t>10. Итоговая регистрация</w:t>
        </w:r>
      </w:ins>
    </w:p>
    <w:p w:rsidR="003E2B10" w:rsidRDefault="00C46CE1">
      <w:pPr>
        <w:spacing w:after="140" w:line="276" w:lineRule="auto"/>
      </w:pPr>
      <w:del w:id="20167" w:author="Claude" w:date="2026-09-29T00:00:00Z">
        <w:r>
          <w:delText xml:space="preserve">Итоговая регистрация. </w:delText>
        </w:r>
      </w:del>
      <w:r>
        <w:t xml:space="preserve">В ФНС подают заявление по форме Р15016, ликвидационный баланс и документ об уплате госпошлины (при электронной подаче она не нужна). Регистрирующий орган в течение 5 рабочих дней вносит в ЕГРЮЛ запись о прекращении деятельности. С этого момента компания ликвидирована.</w:t>
      </w:r>
    </w:p>
    <w:p w:rsidR="003E2B10" w:rsidRDefault="00C46CE1">
      <w:pPr>
        <w:pStyle w:val="2"/>
        <w:spacing w:before="260" w:after="120"/>
      </w:pPr>
      <w:bookmarkStart w:id="4" w:name="dokumenty"/>
      <w:r>
        <w:rPr>
          <w:b/>
          <w:bCs/>
          <w:color w:val="0B6E4F"/>
          <w:sz w:val="30"/>
          <w:szCs w:val="30"/>
        </w:rPr>
        <w:t>Документы, необходимые для ликвидации</w:t>
      </w:r>
      <w:bookmarkEnd w:id="4"/>
    </w:p>
    <w:p w:rsidR="003E2B10" w:rsidRDefault="00C46CE1">
      <w:pPr>
        <w:spacing w:after="140" w:line="276" w:lineRule="auto"/>
      </w:pPr>
      <w:r>
        <w:t>Точны</w:t>
      </w:r>
      <w:r>
        <w:t>й комплект зависит от способа, но для общего порядка обычно нужны: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решение единственного участника или протокол общего собрания о ликвидации и назначении ликвидатора;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уведомление по форме Р15016 (подаётся на нескольких этапах);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lastRenderedPageBreak/>
        <w:t>сообщение для «Вестника госу</w:t>
      </w:r>
      <w:r>
        <w:t xml:space="preserve">дарственной регистрации» и сведения для </w:t>
      </w:r>
      <w:proofErr w:type="spellStart"/>
      <w:r>
        <w:t>Федресурса</w:t>
      </w:r>
      <w:proofErr w:type="spellEnd"/>
      <w:r>
        <w:t>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уведомления кредиторов и подтверждение их отправки;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промежуточный ликвидационный баланс;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ликвидационный баланс;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документы по расчётам с сотрудниками и справки об отсутствии задолженности;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 xml:space="preserve">для упрощённого </w:t>
      </w:r>
      <w:r>
        <w:t>порядка — заявление по форме № Р19001 с электронной подписью.</w:t>
      </w:r>
    </w:p>
    <w:p w:rsidR="003E2B10" w:rsidRDefault="00C46CE1">
      <w:pPr>
        <w:pStyle w:val="3"/>
        <w:spacing w:before="180" w:after="100"/>
        <w:rPr>
          <w:del w:id="20172" w:author="Claude" w:date="2026-09-29T00:00:00Z"/>
        </w:rPr>
      </w:pPr>
      <w:commentRangeStart w:id="18"/>
      <w:del w:id="20170" w:author="Claude" w:date="2026-09-29T00:00:00Z">
        <w:r>
          <w:rPr>
            <w:b/>
            <w:bCs/>
            <w:color w:val="1F2933"/>
            <w:sz w:val="25"/>
            <w:szCs w:val="25"/>
          </w:rPr>
          <w:delText xml:space="preserve">Образец: решение единственного участника о ликвидации</w:delText>
        </w:r>
      </w:del>
      <w:del w:id="20171" w:author="Claude" w:date="2026-09-29T00:00:00Z">
        <w:r>
          <w:rPr>
            <w:b/>
            <w:bCs/>
            <w:color w:val="1F2933"/>
            <w:sz w:val="25"/>
            <w:szCs w:val="25"/>
          </w:rPr>
          <w:delText xml:space="preserve"> </w:delText>
        </w:r>
      </w:del>
      <w:commentRangeEnd w:id="18"/>
      <w:r>
        <w:rPr>
          <w:rStyle w:val="CommentReference"/>
        </w:rPr>
        <w:commentReference w:id="18"/>
      </w:r>
    </w:p>
    <w:p w:rsidR="003E2B10" w:rsidRDefault="00C46CE1">
      <w:pPr>
        <w:spacing w:after="100"/>
        <w:rPr>
          <w:del w:id="20174" w:author="Claude" w:date="2026-09-29T00:00:00Z"/>
        </w:rPr>
      </w:pPr>
      <w:del w:id="20173" w:author="Claude" w:date="2026-09-29T00:00:00Z">
        <w:r>
          <w:rPr>
            <w:i/>
            <w:iCs/>
            <w:color w:val="6B7280"/>
            <w:sz w:val="18"/>
            <w:szCs w:val="18"/>
          </w:rPr>
          <w:delText xml:space="preserve">Иллюстративный шаблон, реквизиты подставляются под вашу компанию.</w:delText>
        </w:r>
      </w:del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  <w:rPr>
          <w:del w:id="20176" w:author="Claude" w:date="2026-09-29T00:00:00Z"/>
        </w:rPr>
      </w:pPr>
      <w:del w:id="20175" w:author="Claude" w:date="2026-09-29T00:00:00Z">
        <w:r>
          <w:rPr>
            <w:b/>
            <w:bCs/>
          </w:rPr>
          <w:delText xml:space="preserve">РЕШЕНИЕ № ___</w:delText>
        </w:r>
      </w:del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  <w:rPr>
          <w:del w:id="20178" w:author="Claude" w:date="2026-09-29T00:00:00Z"/>
        </w:rPr>
      </w:pPr>
      <w:del w:id="20177" w:author="Claude" w:date="2026-09-29T00:00:00Z">
        <w:r>
          <w:rPr>
            <w:b/>
            <w:bCs/>
          </w:rPr>
          <w:delText xml:space="preserve">единственного участника ООО «_____»</w:delText>
        </w:r>
      </w:del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  <w:rPr>
          <w:del w:id="20182" w:author="Claude" w:date="2026-09-29T00:00:00Z"/>
        </w:rPr>
      </w:pPr>
      <w:del w:id="20179" w:author="Claude" w:date="2026-09-29T00:00:00Z">
        <w:r>
          <w:delText xml:space="preserve">г. _________</w:delText>
        </w:r>
      </w:del>
      <w:del w:id="20180" w:author="Claude" w:date="2026-09-29T00:00:00Z">
        <w:r>
          <w:delText xml:space="preserve">   «</w:delText>
        </w:r>
      </w:del>
      <w:del w:id="20181" w:author="Claude" w:date="2026-09-29T00:00:00Z">
        <w:r>
          <w:delText xml:space="preserve">__» ________ 20__ г.</w:delText>
        </w:r>
      </w:del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  <w:rPr>
          <w:del w:id="20184" w:author="Claude" w:date="2026-09-29T00:00:00Z"/>
        </w:rPr>
      </w:pPr>
      <w:del w:id="20183" w:author="Claude" w:date="2026-09-29T00:00:00Z">
        <w:r>
          <w:delText xml:space="preserve">Единственный участник ООО «_____» ____________ (Ф. И. О.), владеющий долей 100% уставного капитала, решил:</w:delText>
        </w:r>
      </w:del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  <w:rPr>
          <w:del w:id="20186" w:author="Claude" w:date="2026-09-29T00:00:00Z"/>
        </w:rPr>
      </w:pPr>
      <w:del w:id="20185" w:author="Claude" w:date="2026-09-29T00:00:00Z">
        <w:r>
          <w:delText xml:space="preserve">1. Ликвидировать ООО «_____» в добровольном порядке.</w:delText>
        </w:r>
      </w:del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  <w:rPr>
          <w:del w:id="20189" w:author="Claude" w:date="2026-09-29T00:00:00Z"/>
        </w:rPr>
      </w:pPr>
      <w:del w:id="20187" w:author="Claude" w:date="2026-09-29T00:00:00Z">
        <w:r>
          <w:delText xml:space="preserve">2. Назначить ликвидатором ____________ (Ф. И. О., паспортн</w:delText>
        </w:r>
      </w:del>
      <w:del w:id="20188" w:author="Claude" w:date="2026-09-29T00:00:00Z">
        <w:r>
          <w:delText xml:space="preserve">ые данные, ИНН).</w:delText>
        </w:r>
      </w:del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  <w:rPr>
          <w:del w:id="20191" w:author="Claude" w:date="2026-09-29T00:00:00Z"/>
        </w:rPr>
      </w:pPr>
      <w:del w:id="20190" w:author="Claude" w:date="2026-09-29T00:00:00Z">
        <w:r>
          <w:delText xml:space="preserve">3. Установить срок ликвидации — ___ месяцев.</w:delText>
        </w:r>
      </w:del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  <w:rPr>
          <w:del w:id="20193" w:author="Claude" w:date="2026-09-29T00:00:00Z"/>
        </w:rPr>
      </w:pPr>
      <w:del w:id="20192" w:author="Claude" w:date="2026-09-29T00:00:00Z">
        <w:r>
          <w:delText xml:space="preserve">4. Поручить ликвидатору уведомить регистрирующий орган в установленный законом срок.</w:delText>
        </w:r>
      </w:del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  <w:rPr>
          <w:del w:id="20195" w:author="Claude" w:date="2026-09-29T00:00:00Z"/>
        </w:rPr>
      </w:pPr>
      <w:del w:id="20194" w:author="Claude" w:date="2026-09-29T00:00:00Z">
        <w:r>
          <w:delText xml:space="preserve">Единственный участник: __________ / __________ /</w:delText>
        </w:r>
      </w:del>
    </w:p>
    <w:p w:rsidR="003E2B10" w:rsidRDefault="00C46CE1">
      <w:pPr>
        <w:pStyle w:val="3"/>
        <w:spacing w:before="180" w:after="100"/>
        <w:rPr>
          <w:del w:id="20197" w:author="Claude" w:date="2026-09-29T00:00:00Z"/>
        </w:rPr>
      </w:pPr>
      <w:del w:id="20196" w:author="Claude" w:date="2026-09-29T00:00:00Z">
        <w:r>
          <w:rPr>
            <w:b/>
            <w:bCs/>
            <w:color w:val="1F2933"/>
            <w:sz w:val="25"/>
            <w:szCs w:val="25"/>
          </w:rPr>
          <w:delText xml:space="preserve">Образец: протокол общего собрания участников о ликвидации</w:delText>
        </w:r>
      </w:del>
    </w:p>
    <w:p w:rsidR="003E2B10" w:rsidRDefault="00C46CE1">
      <w:pPr>
        <w:spacing w:after="100"/>
        <w:rPr>
          <w:del w:id="20199" w:author="Claude" w:date="2026-09-29T00:00:00Z"/>
        </w:rPr>
      </w:pPr>
      <w:del w:id="20198" w:author="Claude" w:date="2026-09-29T00:00:00Z">
        <w:r>
          <w:rPr>
            <w:i/>
            <w:iCs/>
            <w:color w:val="6B7280"/>
            <w:sz w:val="18"/>
            <w:szCs w:val="18"/>
          </w:rPr>
          <w:delText xml:space="preserve">Иллюстративный шаблон.</w:delText>
        </w:r>
      </w:del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  <w:rPr>
          <w:del w:id="20201" w:author="Claude" w:date="2026-09-29T00:00:00Z"/>
        </w:rPr>
      </w:pPr>
      <w:del w:id="20200" w:author="Claude" w:date="2026-09-29T00:00:00Z">
        <w:r>
          <w:rPr>
            <w:b/>
            <w:bCs/>
          </w:rPr>
          <w:delText xml:space="preserve">ПРОТОКОЛ № ___</w:delText>
        </w:r>
      </w:del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  <w:rPr>
          <w:del w:id="20203" w:author="Claude" w:date="2026-09-29T00:00:00Z"/>
        </w:rPr>
      </w:pPr>
      <w:del w:id="20202" w:author="Claude" w:date="2026-09-29T00:00:00Z">
        <w:r>
          <w:rPr>
            <w:b/>
            <w:bCs/>
          </w:rPr>
          <w:delText xml:space="preserve">внеочередного общего собрания участников ООО «_____»</w:delText>
        </w:r>
      </w:del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  <w:rPr>
          <w:del w:id="20207" w:author="Claude" w:date="2026-09-29T00:00:00Z"/>
        </w:rPr>
      </w:pPr>
      <w:del w:id="20204" w:author="Claude" w:date="2026-09-29T00:00:00Z">
        <w:r>
          <w:delText xml:space="preserve">г. _________</w:delText>
        </w:r>
      </w:del>
      <w:del w:id="20205" w:author="Claude" w:date="2026-09-29T00:00:00Z">
        <w:r>
          <w:delText xml:space="preserve">   «</w:delText>
        </w:r>
      </w:del>
      <w:del w:id="20206" w:author="Claude" w:date="2026-09-29T00:00:00Z">
        <w:r>
          <w:delText xml:space="preserve">__» ________ 20__ г.</w:delText>
        </w:r>
      </w:del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  <w:rPr>
          <w:del w:id="20209" w:author="Claude" w:date="2026-09-29T00:00:00Z"/>
        </w:rPr>
      </w:pPr>
      <w:del w:id="20208" w:author="Claude" w:date="2026-09-29T00:00:00Z">
        <w:r>
          <w:delText xml:space="preserve">Присутствовали участники, обладающие ___% голосов. Кворум имеется.</w:delText>
        </w:r>
      </w:del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  <w:rPr>
          <w:del w:id="20212" w:author="Claude" w:date="2026-09-29T00:00:00Z"/>
        </w:rPr>
      </w:pPr>
      <w:del w:id="20210" w:author="Claude" w:date="2026-09-29T00:00:00Z">
        <w:r>
          <w:delText xml:space="preserve">Повестка дня: 1) о ликвидации общества; 2) о назначении ликв</w:delText>
        </w:r>
      </w:del>
      <w:del w:id="20211" w:author="Claude" w:date="2026-09-29T00:00:00Z">
        <w:r>
          <w:delText xml:space="preserve">идатора; 3) о сроке ликвидации.</w:delText>
        </w:r>
      </w:del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  <w:rPr>
          <w:del w:id="20214" w:author="Claude" w:date="2026-09-29T00:00:00Z"/>
        </w:rPr>
      </w:pPr>
      <w:del w:id="20213" w:author="Claude" w:date="2026-09-29T00:00:00Z">
        <w:r>
          <w:delText xml:space="preserve">Решили (единогласно):</w:delText>
        </w:r>
      </w:del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  <w:rPr>
          <w:del w:id="20216" w:author="Claude" w:date="2026-09-29T00:00:00Z"/>
        </w:rPr>
      </w:pPr>
      <w:del w:id="20215" w:author="Claude" w:date="2026-09-29T00:00:00Z">
        <w:r>
          <w:delText xml:space="preserve">1. Ликвидировать ООО «_____» в добровольном порядке.</w:delText>
        </w:r>
      </w:del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  <w:rPr>
          <w:del w:id="20218" w:author="Claude" w:date="2026-09-29T00:00:00Z"/>
        </w:rPr>
      </w:pPr>
      <w:del w:id="20217" w:author="Claude" w:date="2026-09-29T00:00:00Z">
        <w:r>
          <w:delText xml:space="preserve">2. Назначить ликвидатором ____________ (Ф. И. О.).</w:delText>
        </w:r>
      </w:del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  <w:rPr>
          <w:del w:id="20221" w:author="Claude" w:date="2026-09-29T00:00:00Z"/>
        </w:rPr>
      </w:pPr>
      <w:del w:id="20219" w:author="Claude" w:date="2026-09-29T00:00:00Z">
        <w:r>
          <w:delText xml:space="preserve">3. Установить срок ликвидации — ___ месяцев и поручить ликвидатору уведомить ФНС в срок, установле</w:delText>
        </w:r>
      </w:del>
      <w:del w:id="20220" w:author="Claude" w:date="2026-09-29T00:00:00Z">
        <w:r>
          <w:delText xml:space="preserve">нный законом.</w:delText>
        </w:r>
      </w:del>
    </w:p>
    <w:p w:rsidR="00796717" w:rsidRDefault="00C46CE1" w:rsidP="00796717">
      <w:pPr>
        <w:pBdr>
          <w:left w:val="single" w:sz="18" w:space="12" w:color="CBD5E1"/>
        </w:pBdr>
        <w:spacing w:after="40" w:line="264" w:lineRule="auto"/>
        <w:ind w:left="360"/>
        <w:rPr>
          <w:del w:id="20224" w:author="Claude" w:date="2026-09-29T00:00:00Z"/>
        </w:rPr>
      </w:pPr>
      <w:del w:id="20222" w:author="Claude" w:date="2026-09-29T00:00:00Z">
        <w:r>
          <w:delText xml:space="preserve">Председатель собрания: __</w:delText>
        </w:r>
      </w:del>
      <w:del w:id="20223" w:author="Claude" w:date="2026-09-29T00:00:00Z">
        <w:r>
          <w:delText xml:space="preserve">________   Секретарь: _________</w:delText>
        </w:r>
      </w:del>
    </w:p>
    <w:p w:rsidR="00796717" w:rsidRPr="008369C7" w:rsidRDefault="00796717">
      <w:pPr>
        <w:pStyle w:val="2"/>
        <w:spacing w:before="260" w:after="120"/>
        <w:rPr>
          <w:del w:id="20232" w:author="Claude" w:date="2026-09-29T00:00:00Z"/>
          <w:bCs/>
          <w:color w:val="auto"/>
          <w:sz w:val="22"/>
          <w:szCs w:val="22"/>
        </w:rPr>
      </w:pPr>
      <w:del w:id="20225" w:author="Claude" w:date="2026-09-29T00:00:00Z">
        <w:r>
          <w:rPr>
            <w:bCs/>
            <w:color w:val="auto"/>
            <w:sz w:val="22"/>
            <w:szCs w:val="22"/>
          </w:rPr>
          <w:delText xml:space="preserve">Образцы, </w:delText>
        </w:r>
      </w:del>
      <w:del w:id="20226" w:author="Claude" w:date="2026-09-29T00:00:00Z">
        <w:r>
          <w:rPr>
            <w:bCs/>
            <w:color w:val="auto"/>
            <w:sz w:val="22"/>
            <w:szCs w:val="22"/>
          </w:rPr>
          <w:delText xml:space="preserve">конечно, очень символичные. Формы, предусмотренной законом, которая будет обязательной, конечно, нет, но, как правило, оформляется не так. Я бы вообще убрала эти шаблоны, кому надо пусть приходят к нам за оказанием </w:delText>
        </w:r>
      </w:del>
      <w:del w:id="20227" w:author="Claude" w:date="2026-09-29T00:00:00Z">
        <w:r>
          <w:rPr>
            <w:bCs/>
            <w:color w:val="auto"/>
            <w:sz w:val="22"/>
            <w:szCs w:val="22"/>
          </w:rPr>
          <w:delText xml:space="preserve">юр.услуг</w:delText>
        </w:r>
      </w:del>
      <w:del w:id="20228" w:author="Claude" w:date="2026-09-29T00:00:00Z">
        <w:r>
          <w:rPr>
            <w:bCs/>
            <w:color w:val="auto"/>
            <w:sz w:val="22"/>
            <w:szCs w:val="22"/>
          </w:rPr>
          <w:delText xml:space="preserve">, напишем красивое решение/</w:delText>
        </w:r>
      </w:del>
      <w:del w:id="20229" w:author="Claude" w:date="2026-09-29T00:00:00Z">
        <w:r>
          <w:rPr>
            <w:bCs/>
            <w:color w:val="auto"/>
            <w:sz w:val="22"/>
            <w:szCs w:val="22"/>
          </w:rPr>
          <w:delText xml:space="preserve">проткол</w:delText>
        </w:r>
      </w:del>
      <w:del w:id="20230" w:author="Claude" w:date="2026-09-29T00:00:00Z">
        <w:r>
          <w:rPr>
            <w:bCs/>
            <w:color w:val="auto"/>
            <w:sz w:val="22"/>
            <w:szCs w:val="22"/>
          </w:rPr>
          <w:delText xml:space="preserve">.</w:delText>
        </w:r>
      </w:del>
      <w:del w:id="20231" w:author="Claude" w:date="2026-09-29T00:00:00Z">
        <w:r>
          <w:rPr>
            <w:bCs/>
            <w:color w:val="auto"/>
            <w:sz w:val="22"/>
            <w:szCs w:val="22"/>
          </w:rPr>
          <w:delText xml:space="preserve">  </w:delText>
        </w:r>
      </w:del>
    </w:p>
    <w:p>
      <w:pPr>
        <w:spacing w:after="140" w:line="276" w:lineRule="auto"/>
        <w:rPr>
          <w:ins w:id="20168" w:author="Claude" w:date="2026-09-29T00:00:00Z"/>
        </w:rPr>
      </w:pPr>
      <w:commentRangeStart w:id="19"/>
      <w:ins w:id="20169" w:author="Claude" w:date="2026-09-29T00:00:00Z">
        <w:r>
          <w:t xml:space="preserve">Обязательной формы решения о ликвидации и протокола собрания закон не устанавливает, но от их содержания зависит, как пройдёт процедура: кого назначили ликвидатором, какие у него полномочия, какой срок ликвидации установлен. Эти документы лучше готовить под конкретную компанию.</w:t>
        </w:r>
      </w:ins>
      <w:commentRangeEnd w:id="19"/>
      <w:r>
        <w:rPr>
          <w:rStyle w:val="CommentReference"/>
        </w:rPr>
        <w:commentReference w:id="19"/>
      </w:r>
    </w:p>
    <w:p w:rsidR="003E2B10" w:rsidRDefault="00C46CE1">
      <w:pPr>
        <w:pStyle w:val="2"/>
        <w:spacing w:before="260" w:after="120"/>
      </w:pPr>
      <w:bookmarkStart w:id="5" w:name="stoimost-sroki"/>
      <w:r>
        <w:rPr>
          <w:b/>
          <w:bCs/>
          <w:color w:val="0B6E4F"/>
          <w:sz w:val="30"/>
          <w:szCs w:val="30"/>
        </w:rPr>
        <w:t>Стоимость и сроки ликвидации компании</w:t>
      </w:r>
      <w:bookmarkEnd w:id="5"/>
    </w:p>
    <w:p w:rsidR="003E2B10" w:rsidRDefault="00C46CE1">
      <w:pPr>
        <w:spacing w:after="140" w:line="276" w:lineRule="auto"/>
      </w:pPr>
      <w:r>
        <w:rPr>
          <w:b/>
          <w:bCs/>
        </w:rPr>
        <w:t xml:space="preserve">Госпошлина. </w:t>
      </w:r>
      <w:r>
        <w:t xml:space="preserve">За регистрацию ликвидации </w:t>
      </w:r>
      <w:proofErr w:type="spellStart"/>
      <w:r>
        <w:t>юрлица</w:t>
      </w:r>
      <w:proofErr w:type="spellEnd"/>
      <w:r>
        <w:t xml:space="preserve"> — </w:t>
      </w:r>
      <w:proofErr w:type="gramStart"/>
      <w:r>
        <w:t>800 ₽ (</w:t>
      </w:r>
      <w:proofErr w:type="spellStart"/>
      <w:proofErr w:type="gramEnd"/>
      <w:r>
        <w:t>пп</w:t>
      </w:r>
      <w:proofErr w:type="spellEnd"/>
      <w:r>
        <w:t>. 3 п. 1 ст. 333.33 НК РФ). При подаче документов в электронной форме госпошлина не уплач</w:t>
      </w:r>
      <w:r>
        <w:t>ивается (п. 32 ст. 333.35 НК РФ). Для упрощённого порядка госпошлины нет.</w:t>
      </w:r>
    </w:p>
    <w:p w:rsidR="003E2B10" w:rsidRDefault="00C46CE1">
      <w:pPr>
        <w:spacing w:after="140" w:line="276" w:lineRule="auto"/>
      </w:pPr>
      <w:commentRangeStart w:id="20"/>
      <w:del w:id="20233" w:author="Claude" w:date="2026-09-29T00:00:00Z">
        <w:r>
          <w:rPr>
            <w:b/>
            <w:bCs/>
          </w:rPr>
          <w:delText xml:space="preserve">Дополнительные расходы. Публикация в «Вестнике государственной регистрации», нотариальное заверение (если документы подаются не электронно) – я бы просто обозначила: «оплата нотариальных услуг», без частностей по электронным и бумажным способам подачи, так как там свой ряд нюансов , услуги ликвидатора и сопровождение.</w:delText>
        </w:r>
      </w:del>
      <w:ins w:id="20234" w:author="Claude" w:date="2026-09-29T00:00:00Z">
        <w:r>
          <w:rPr>
            <w:b/>
            <w:bCs/>
          </w:rPr>
          <w:t xml:space="preserve">Дополнительные расходы. Публикация в «Вестнике государственной регистрации», оплата нотариальных услуг, услуги ликвидатора и сопровождение.</w:t>
        </w:r>
      </w:ins>
      <w:commentRangeEnd w:id="20"/>
      <w:r>
        <w:rPr>
          <w:rStyle w:val="CommentReference"/>
        </w:rPr>
        <w:commentReference w:id="20"/>
      </w:r>
    </w:p>
    <w:p w:rsidR="003E2B10" w:rsidRDefault="00C46CE1">
      <w:pPr>
        <w:spacing w:after="140" w:line="276" w:lineRule="auto"/>
        <w:rPr>
          <w:del w:id="20242" w:author="Claude" w:date="2026-09-29T00:00:00Z"/>
        </w:rPr>
      </w:pPr>
      <w:commentRangeStart w:id="21"/>
      <w:del w:id="20237" w:author="Claude" w:date="2026-09-29T00:00:00Z">
        <w:r>
          <w:rPr>
            <w:b/>
            <w:bCs/>
          </w:rPr>
          <w:delText xml:space="preserve">Ликви</w:delText>
        </w:r>
      </w:del>
      <w:del w:id="20238" w:author="Claude" w:date="2026-09-29T00:00:00Z">
        <w:r>
          <w:rPr>
            <w:b/>
            <w:bCs/>
          </w:rPr>
          <w:delText xml:space="preserve">дация компании: сроки</w:delText>
        </w:r>
      </w:del>
      <w:del w:id="20239" w:author="Claude" w:date="2026-09-29T00:00:00Z">
        <w:r>
          <w:delText xml:space="preserve"> зависят от способа:</w:delText>
        </w:r>
      </w:del>
      <w:del w:id="20240" w:author="Claude" w:date="2026-09-29T00:00:00Z">
        <w:r>
          <w:delText xml:space="preserve"> </w:delText>
        </w:r>
      </w:del>
      <w:del w:id="20241" w:author="Claude" w:date="2026-09-29T00:00:00Z">
        <w:r>
          <w:rPr/>
          <w:delText xml:space="preserve">(сроки в целом уже 2 раза обозначались, когда речь шла об отдельных способах и в таблице, мне кажется можно не дублировать)</w:delText>
        </w:r>
      </w:del>
      <w:commentRangeEnd w:id="21"/>
      <w:r>
        <w:rPr>
          <w:rStyle w:val="CommentReference"/>
        </w:rPr>
        <w:commentReference w:id="21"/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  <w:rPr>
          <w:del w:id="20244" w:author="Claude" w:date="2026-09-29T00:00:00Z"/>
        </w:rPr>
      </w:pPr>
      <w:del w:id="20243" w:author="Claude" w:date="2026-09-29T00:00:00Z">
        <w:r>
          <w:delText xml:space="preserve">упрощённый порядок — около 3,5 месяцев;</w:delText>
        </w:r>
      </w:del>
    </w:p>
    <w:p w:rsidR="003E2B10" w:rsidRPr="008369C7" w:rsidRDefault="00C46CE1">
      <w:pPr>
        <w:pStyle w:val="af3"/>
        <w:numPr>
          <w:ilvl w:val="0"/>
          <w:numId w:val="3"/>
        </w:numPr>
        <w:spacing w:after="80" w:line="272" w:lineRule="auto"/>
        <w:rPr>
          <w:del w:id="20249" w:author="Claude" w:date="2026-09-29T00:00:00Z"/>
        </w:rPr>
      </w:pPr>
      <w:del w:id="20245" w:author="Claude" w:date="2026-09-29T00:00:00Z">
        <w:r>
          <w:delText xml:space="preserve">общий порядок — </w:delText>
        </w:r>
      </w:del>
      <w:del w:id="20246" w:author="Claude" w:date="2026-09-29T00:00:00Z">
        <w:r>
          <w:rPr>
            <w:sz w:val="19"/>
            <w:szCs w:val="19"/>
          </w:rPr>
          <w:delText xml:space="preserve">от 4х месяцев до 1 года</w:delText>
        </w:r>
      </w:del>
      <w:del w:id="20247" w:author="Claude" w:date="2026-09-29T00:00:00Z">
        <w:r>
          <w:rPr>
            <w:sz w:val="19"/>
            <w:szCs w:val="19"/>
          </w:rPr>
          <w:delText xml:space="preserve"> </w:delText>
        </w:r>
      </w:del>
      <w:del w:id="20248" w:author="Claude" w:date="2026-09-29T00:00:00Z">
        <w:r>
          <w:rPr/>
          <w:delText xml:space="preserve">в среднем 4–6 месяцев, но не быстрее двух месяцев только на этап предъявления требований кредиторами;</w:delText>
        </w:r>
      </w:del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  <w:rPr>
          <w:del w:id="20251" w:author="Claude" w:date="2026-09-29T00:00:00Z"/>
        </w:rPr>
      </w:pPr>
      <w:del w:id="20250" w:author="Claude" w:date="2026-09-29T00:00:00Z">
        <w:r>
          <w:delText xml:space="preserve">банкротство — как правило, от года.</w:delText>
        </w:r>
      </w:del>
    </w:p>
    <w:p w:rsidR="003E2B10" w:rsidRDefault="00C46CE1">
      <w:pPr>
        <w:spacing w:after="140" w:line="276" w:lineRule="auto"/>
        <w:rPr>
          <w:del w:id="20253" w:author="Claude" w:date="2026-09-29T00:00:00Z"/>
        </w:rPr>
      </w:pPr>
      <w:del w:id="20252" w:author="Claude" w:date="2026-09-29T00:00:00Z">
        <w:r>
          <w:delText xml:space="preserve">Сроки часто сдвигаются из-за налоговой проверки, споров с кредиторами или ошибок в документах — поэтому закладывайте запас времени.</w:delText>
        </w:r>
      </w:del>
    </w:p>
    <w:p>
      <w:pPr>
        <w:spacing w:after="140" w:line="276" w:lineRule="auto"/>
        <w:rPr>
          <w:ins w:id="20235" w:author="Claude" w:date="2026-09-29T00:00:00Z"/>
        </w:rPr>
      </w:pPr>
      <w:commentRangeStart w:id="22"/>
      <w:ins w:id="20236" w:author="Claude" w:date="2026-09-29T00:00:00Z">
        <w:r>
          <w:t xml:space="preserve">Сроки ликвидации компании зависят от способа: они приведены выше — в описании каждого способа и в таблице сравнения.</w:t>
        </w:r>
      </w:ins>
      <w:commentRangeEnd w:id="22"/>
      <w:r>
        <w:rPr>
          <w:rStyle w:val="CommentReference"/>
        </w:rPr>
        <w:commentReference w:id="22"/>
      </w:r>
    </w:p>
    <w:p w:rsidR="003E2B10" w:rsidRDefault="00C46CE1">
      <w:pPr>
        <w:pStyle w:val="2"/>
        <w:spacing w:before="260" w:after="120"/>
      </w:pPr>
      <w:bookmarkStart w:id="6" w:name="vyvod"/>
      <w:r>
        <w:rPr>
          <w:b/>
          <w:bCs/>
          <w:color w:val="0B6E4F"/>
          <w:sz w:val="30"/>
          <w:szCs w:val="30"/>
        </w:rPr>
        <w:t>Вывод</w:t>
      </w:r>
      <w:bookmarkEnd w:id="6"/>
    </w:p>
    <w:p w:rsidR="003E2B10" w:rsidRDefault="00C46CE1">
      <w:pPr>
        <w:spacing w:after="140" w:line="276" w:lineRule="auto"/>
      </w:pPr>
      <w:commentRangeStart w:id="23"/>
      <w:del w:id="20254" w:author="Claude" w:date="2026-09-29T00:00:00Z">
        <w:r>
          <w:delText xml:space="preserve">Ликвидация</w:delText>
        </w:r>
      </w:del>
      <w:ins w:id="20255" w:author="Claude" w:date="2026-09-29T00:00:00Z">
        <w:r>
          <w:t xml:space="preserve">Процесс ликвидации</w:t>
        </w:r>
      </w:ins>
      <w:r>
        <w:t xml:space="preserve"> компании </w:t>
      </w:r>
      <w:del w:id="20256" w:author="Claude" w:date="2026-09-29T00:00:00Z">
        <w:r>
          <w:delText xml:space="preserve">— управляемый процесс</w:delText>
        </w:r>
      </w:del>
      <w:ins w:id="20257" w:author="Claude" w:date="2026-09-29T00:00:00Z">
        <w:r>
          <w:t xml:space="preserve">управляем</w:t>
        </w:r>
      </w:ins>
      <w:r>
        <w:t xml:space="preserve">, если выбрать правильный способ и не нарушить сроки. «Чистому» малому бизнесу без долгов и имущества подойдёт упрощённый порядок: быстро, без госпошлины</w:t>
      </w:r>
      <w:del w:id="20258" w:author="Claude" w:date="2026-09-29T00:00:00Z">
        <w:r>
          <w:delText xml:space="preserve"> и без трёхлетнего запрета</w:delText>
        </w:r>
      </w:del>
      <w:r>
        <w:t xml:space="preserve">. Компаниям с активами, сотрудниками или посильными долгами — общий порядок. Когда обязательств больше, чем имущества, остаётся банкротство.</w:t>
      </w:r>
      <w:del w:id="20259" w:author="Claude" w:date="2026-09-29T00:00:00Z">
        <w:r>
          <w:delText xml:space="preserve"> А вот ждать, пока ФНС сама исключит фирму из ЕГРЮЛ, рискованно: это грозит директору и владельцу трёхлетним запретом на бизнес.</w:delText>
        </w:r>
      </w:del>
      <w:commentRangeEnd w:id="23"/>
      <w:r>
        <w:rPr>
          <w:rStyle w:val="CommentReference"/>
        </w:rPr>
        <w:commentReference w:id="23"/>
      </w:r>
    </w:p>
    <w:p w:rsidR="003E2B10" w:rsidRDefault="00C46CE1">
      <w:pPr>
        <w:spacing w:after="140" w:line="276" w:lineRule="auto"/>
      </w:pPr>
      <w:commentRangeStart w:id="24"/>
      <w:r>
        <w:t xml:space="preserve">Главные ошибки, которые дорого обходятся, — пропуск сроков уведомления, забытая отчётность и недооценка налоговой проверки. Если не хотите разбираться в этом самостоятельно, можно передать ликвидацию специалистам: мы проверим, какой способ вам подходит, подготовим документы и проведём процедуру </w:t>
      </w:r>
      <w:ins w:id="20260" w:author="Claude" w:date="2026-09-29T00:00:00Z">
        <w:r>
          <w:t xml:space="preserve">ликвидации компании </w:t>
        </w:r>
      </w:ins>
      <w:r>
        <w:t xml:space="preserve">от решения до записи в ЕГРЮЛ. Оставьте заявку на сайте — подскажем оптимальный вариант под вашу ситуацию.</w:t>
      </w:r>
      <w:commentRangeEnd w:id="24"/>
      <w:r>
        <w:rPr>
          <w:rStyle w:val="CommentReference"/>
        </w:rPr>
        <w:commentReference w:id="24"/>
      </w:r>
    </w:p>
    <w:p w:rsidR="003E2B10" w:rsidRDefault="00C46CE1">
      <w:pPr>
        <w:pStyle w:val="2"/>
        <w:spacing w:before="260" w:after="120"/>
      </w:pPr>
      <w:bookmarkStart w:id="7" w:name="faq"/>
      <w:r>
        <w:rPr>
          <w:b/>
          <w:bCs/>
          <w:color w:val="0B6E4F"/>
          <w:sz w:val="30"/>
          <w:szCs w:val="30"/>
        </w:rPr>
        <w:t>Частые вопросы</w:t>
      </w:r>
      <w:bookmarkEnd w:id="7"/>
    </w:p>
    <w:p w:rsidR="003E2B10" w:rsidRDefault="00C46CE1">
      <w:pPr>
        <w:spacing w:before="120" w:after="40"/>
      </w:pPr>
      <w:r>
        <w:rPr>
          <w:b/>
          <w:bCs/>
        </w:rPr>
        <w:t>Можно ли ликвидировать компанию с долгами?</w:t>
      </w:r>
    </w:p>
    <w:p w:rsidR="003E2B10" w:rsidRDefault="00C46CE1">
      <w:pPr>
        <w:spacing w:after="140" w:line="276" w:lineRule="auto"/>
      </w:pPr>
      <w:r>
        <w:t>Да, но способ зависит от того, хватает ли имущества. Если активов достаточно, чтобы рассчитаться с кредиторами, — идут общим порядком. Если долгов больше, чем имущества, — только через банкротс</w:t>
      </w:r>
      <w:r>
        <w:t>тво.</w:t>
      </w:r>
    </w:p>
    <w:p w:rsidR="003E2B10" w:rsidRDefault="00C46CE1">
      <w:pPr>
        <w:spacing w:before="120" w:after="40"/>
      </w:pPr>
      <w:r>
        <w:rPr>
          <w:b/>
          <w:bCs/>
        </w:rPr>
        <w:lastRenderedPageBreak/>
        <w:t>Нужно ли сдавать отчётность во время ликвидации?</w:t>
      </w:r>
    </w:p>
    <w:p w:rsidR="003E2B10" w:rsidRDefault="00C46CE1">
      <w:pPr>
        <w:spacing w:after="140" w:line="276" w:lineRule="auto"/>
      </w:pPr>
      <w:r>
        <w:t>Да. Пока компания числится в ЕГРЮЛ, она обязана сдавать отчётность, в том числе нулевую. «Заморозить» фирму и перестать отчитываться нельзя.</w:t>
      </w:r>
    </w:p>
    <w:p w:rsidR="003E2B10" w:rsidRDefault="00C46CE1">
      <w:pPr>
        <w:spacing w:before="120" w:after="40"/>
      </w:pPr>
      <w:r>
        <w:rPr>
          <w:b/>
          <w:bCs/>
        </w:rPr>
        <w:t>Что будет, если просто бросить компанию и не сдавать отчётнос</w:t>
      </w:r>
      <w:r>
        <w:rPr>
          <w:b/>
          <w:bCs/>
        </w:rPr>
        <w:t>ть?</w:t>
      </w:r>
    </w:p>
    <w:p w:rsidR="003E2B10" w:rsidRDefault="00C46CE1">
      <w:pPr>
        <w:spacing w:after="140" w:line="276" w:lineRule="auto"/>
      </w:pPr>
      <w:commentRangeStart w:id="25"/>
      <w:r>
        <w:t xml:space="preserve">Со временем ФНС может исключить её из ЕГРЮЛ как недействующую. </w:t>
      </w:r>
      <w:del w:id="20261" w:author="Claude" w:date="2026-09-29T00:00:00Z">
        <w:r>
          <w:delText xml:space="preserve">Но это грозит</w:delText>
        </w:r>
      </w:del>
      <w:ins w:id="20262" w:author="Claude" w:date="2026-09-29T00:00:00Z">
        <w:r>
          <w:t xml:space="preserve">Если при этом у компании остался долг перед бюджетом,</w:t>
        </w:r>
      </w:ins>
      <w:r>
        <w:t xml:space="preserve"> директору и участнику с долей от 50% </w:t>
      </w:r>
      <w:del w:id="20263" w:author="Claude" w:date="2026-09-29T00:00:00Z">
        <w:r>
          <w:delText xml:space="preserve">трёхлетним запретом</w:delText>
        </w:r>
      </w:del>
      <w:ins w:id="20264" w:author="Claude" w:date="2026-09-29T00:00:00Z">
        <w:r>
          <w:t xml:space="preserve">грозит трёхлетний запрет</w:t>
        </w:r>
      </w:ins>
      <w:r>
        <w:t xml:space="preserve"> становиться учредителем или руководителем других компаний.</w:t>
      </w:r>
      <w:commentRangeEnd w:id="25"/>
      <w:r>
        <w:rPr>
          <w:rStyle w:val="CommentReference"/>
        </w:rPr>
        <w:commentReference w:id="25"/>
      </w:r>
    </w:p>
    <w:p w:rsidR="003E2B10" w:rsidRDefault="00C46CE1">
      <w:pPr>
        <w:spacing w:before="120" w:after="40"/>
      </w:pPr>
      <w:r>
        <w:rPr>
          <w:b/>
          <w:bCs/>
        </w:rPr>
        <w:t>Можно ли восстановить компанию после ликвидации?</w:t>
      </w:r>
    </w:p>
    <w:p w:rsidR="00126275" w:rsidRDefault="00C46CE1">
      <w:pPr>
        <w:spacing w:after="140" w:line="276" w:lineRule="auto"/>
      </w:pPr>
      <w:r>
        <w:t>После внес</w:t>
      </w:r>
      <w:r>
        <w:t xml:space="preserve">ения записи о прекращении деятельности в ЕГРЮЛ компания перестаёт существовать, и восстановить её нельзя. </w:t>
      </w:r>
    </w:p>
    <w:p w:rsidR="003E2B10" w:rsidRPr="00126275" w:rsidRDefault="00C46CE1">
      <w:pPr>
        <w:spacing w:after="140" w:line="276" w:lineRule="auto"/>
        <w:rPr>
          <w:del w:id="20266" w:author="Claude" w:date="2026-09-29T00:00:00Z"/>
        </w:rPr>
      </w:pPr>
      <w:commentRangeStart w:id="26"/>
      <w:del w:id="20265" w:author="Claude" w:date="2026-09-29T00:00:00Z">
        <w:r>
          <w:rPr/>
          <w:delText xml:space="preserve">Исключение — отдельные случаи оспаривания в суде записи об административном исключении.</w:delText>
        </w:r>
      </w:del>
      <w:commentRangeEnd w:id="26"/>
      <w:r>
        <w:rPr>
          <w:rStyle w:val="CommentReference"/>
        </w:rPr>
        <w:commentReference w:id="26"/>
      </w:r>
    </w:p>
    <w:p w:rsidR="00126275" w:rsidRDefault="00126275" w:rsidP="00126275">
      <w:pPr>
        <w:spacing w:after="140" w:line="276" w:lineRule="auto"/>
      </w:pPr>
      <w:r>
        <w:t xml:space="preserve">Здесь ситуация сложнее. Если участники сами инициировали ликвидацию с соблюдением всех процедур (создали комиссию, уведомили кредиторов, утвердили баланс), а нарушений не было — суд, скорее всего, не станет отменять уже завершённую процедуру. </w:t>
      </w:r>
    </w:p>
    <w:p w:rsidR="00126275" w:rsidRDefault="00126275" w:rsidP="00126275">
      <w:pPr>
        <w:spacing w:after="140" w:line="276" w:lineRule="auto"/>
      </w:pPr>
      <w:r>
        <w:t>Но есть исключение: если в ходе добровольной ликвидации грубо нарушили права кого-то из участников или кредиторов (например, не уведомили, в баланс внесли ложь), заинтересованное лицо вправе пойти в суд с иском о признании записи о ликвидации недействительной.</w:t>
      </w:r>
    </w:p>
    <w:p w:rsidR="003E2B10" w:rsidRDefault="00C46CE1">
      <w:pPr>
        <w:spacing w:before="120" w:after="40"/>
      </w:pPr>
      <w:r>
        <w:rPr>
          <w:b/>
          <w:bCs/>
        </w:rPr>
        <w:t xml:space="preserve">Как подать на ликвидацию компании </w:t>
      </w:r>
      <w:proofErr w:type="spellStart"/>
      <w:r>
        <w:rPr>
          <w:b/>
          <w:bCs/>
        </w:rPr>
        <w:t>электронно</w:t>
      </w:r>
      <w:proofErr w:type="spellEnd"/>
      <w:r>
        <w:rPr>
          <w:b/>
          <w:bCs/>
        </w:rPr>
        <w:t>?</w:t>
      </w:r>
    </w:p>
    <w:p w:rsidR="003E2B10" w:rsidRDefault="00C46CE1">
      <w:pPr>
        <w:spacing w:after="140" w:line="276" w:lineRule="auto"/>
      </w:pPr>
      <w:r>
        <w:t>Документы подают</w:t>
      </w:r>
      <w:r>
        <w:t xml:space="preserve"> через сервис ФНС «Государственная регистрация бизнеса» с усиленной квалифицированной электронной подписью либо через нотариуса. При электронной подаче госпошлина не уплачивается.</w:t>
      </w:r>
    </w:p>
    <w:p w:rsidR="003E2B10" w:rsidRDefault="003E2B10">
      <w:pPr>
        <w:pBdr>
          <w:bottom w:val="single" w:sz="6" w:space="6" w:color="E2E8F0"/>
        </w:pBdr>
        <w:spacing w:before="60" w:after="60"/>
      </w:pPr>
    </w:p>
    <w:p w:rsidR="003E2B10" w:rsidRDefault="00C46CE1">
      <w:pPr>
        <w:spacing w:before="80"/>
      </w:pPr>
      <w:r>
        <w:rPr>
          <w:i/>
          <w:iCs/>
          <w:color w:val="6B7280"/>
          <w:sz w:val="18"/>
          <w:szCs w:val="18"/>
        </w:rPr>
        <w:t>Материал подготовлен при помощи ИИ; текст проверен экспертом — [имя, должно</w:t>
      </w:r>
      <w:r>
        <w:rPr>
          <w:i/>
          <w:iCs/>
          <w:color w:val="6B7280"/>
          <w:sz w:val="18"/>
          <w:szCs w:val="18"/>
        </w:rPr>
        <w:t>сть].</w:t>
      </w:r>
    </w:p>
    <w:sectPr w:rsidR="003E2B10">
      <w:footerReference w:type="default" r:id="rId7"/>
      <w:pgSz w:w="12240" w:h="15840"/>
      <w:pgMar w:top="1200" w:right="1300" w:bottom="1200" w:left="1300" w:header="708" w:footer="708" w:gutter="0"/>
      <w:cols w:space="1701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laude" w:date="2026-09-29T07:59:59Z" w:initials="C">
    <w:p w14:paraId="4D175AF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КАК ЧИТАТЬ ДОКУМЕНТ. Это ваш файл с пометками, сравнённый с итоговой версией. Все изменения видны в режиме рецензирования. Комментарии трёх видов: [ВАША ПРАВКА] — как внесена ваша пометка, прошу подтвердить, что понято верно; [ТЗ] — изменение по техническому заданию на статью; [ФАКТ] — исправление по действующему закону, с нормой. Заголовок H1 [ТЗ]: по ТЗ в заголовке нужны ключи; этот вариант указан в свойствах исходного файла.</w:t>
      </w:r>
    </w:p>
  </w:comment>
  <w:comment w:id="1" w:author="Claude" w:date="2026-09-29T07:59:59Z" w:initials="C">
    <w:p w14:paraId="41DD49A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[ФАКТ] Ваша вставка «или по инициативе налоговой» заменена на «в том числе по иску налоговой». Принудительная ликвидация — только по решению суда (п. 3 ст. 61 ГК РФ), налоговая может быть истцом. Исключение из ЕГРЮЛ по решению ФНС — не ликвидация, как вы пишете в разделе об исключении. Прошу подтвердить.</w:t>
      </w:r>
    </w:p>
  </w:comment>
  <w:comment w:id="2" w:author="Claude" w:date="2026-09-29T07:59:59Z" w:initials="C">
    <w:p w14:paraId="6995631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Ваш абзац — без изменений. Опечатка оставлена как есть: лишняя закрывающая кавычка в конце («…стратегию ликвидации».»). Исправить?</w:t>
      </w:r>
    </w:p>
  </w:comment>
  <w:comment w:id="3" w:author="Claude" w:date="2026-09-29T07:59:59Z" w:initials="C">
    <w:p w14:paraId="1EEB4F4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Удалены зачёркнутые фрагменты, ваша вставка встроена в предложение без скобок. «От 4х месяцев» оставлено как у вас; по норме — «от 4 месяцев», как в вашей правке в блоке «Коротко». Исправить?</w:t>
      </w:r>
    </w:p>
  </w:comment>
  <w:comment w:id="4" w:author="Claude" w:date="2026-09-29T07:59:59Z" w:initials="C">
    <w:p w14:paraId="1FBB224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[ФАКТ] «По заявлению самой компании» → «по решению участников, принятому единогласно»: заявление подают участники, решение принимается всеми участниками единогласно (п. 1 ст. 21.3 закона № 129-ФЗ).</w:t>
      </w:r>
    </w:p>
  </w:comment>
  <w:comment w:id="5" w:author="Claude" w:date="2026-09-29T07:59:59Z" w:initials="C">
    <w:p w14:paraId="35A7593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[ФАКТ] Перечень условий — по п. 7 ст. 21.3 закона № 129-ФЗ (подпункты «а»–«к»). Добавлены два условия, которых не было в тексте: нет оснований для отказа по пп. «б», «д», «м» п. 1 ст. 23 (в т. ч. судебный запрет на регистрационные действия) и заявление оформлено по требованиям. Приводить ли процедурные условия в статье — на ваше решение.</w:t>
      </w:r>
    </w:p>
  </w:comment>
  <w:comment w:id="6" w:author="Claude" w:date="2026-09-29T07:59:59Z" w:initials="C">
    <w:p w14:paraId="791D12E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[ФАКТ] Заявление подписывают участники; нотариальное удостоверение подписей не требуется при электронной подаче с усиленной квалифицированной подписью каждого (п. 3, 4, 6 ст. 21.3 закона № 129-ФЗ). Название сервиса — как на сайте ФНС.</w:t>
      </w:r>
    </w:p>
  </w:comment>
  <w:comment w:id="7" w:author="Claude" w:date="2026-09-29T07:59:59Z" w:initials="C">
    <w:p w14:paraId="4AD13B4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Ваш комментарий из заголовка («данное основание спорное, не всегда оно является способом ликвидации») убран из заголовка: он раскрыт в тексте раздела ниже.</w:t>
      </w:r>
    </w:p>
  </w:comment>
  <w:comment w:id="8" w:author="Claude" w:date="2026-09-29T07:59:59Z" w:initials="C">
    <w:p w14:paraId="0AE0698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[ФАКТ] Трёхлетний запрет (подп. «ф» п. 1 ст. 23 закона № 129-ФЗ) наступает не всегда: при исключении недействующей компании — только если на момент исключения у неё был долг перед бюджетом; при недостоверности сведений — без этого условия. Поэтому «лишаются» → «могут лишиться», и добавлено условие.</w:t>
      </w:r>
    </w:p>
  </w:comment>
  <w:comment w:id="9" w:author="Claude" w:date="2026-09-29T07:59:59Z" w:initials="C">
    <w:p w14:paraId="04E94D3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Убрано обращение «Поясняю:» — ваше пояснение стало текстом статьи. [ФАКТ] «п. 5 ст. 21.1» → «ст. 21.1»: недействующую компанию исключают по п. 1, а не по п. 5.</w:t>
      </w:r>
    </w:p>
  </w:comment>
  <w:comment w:id="10" w:author="Claude" w:date="2026-09-29T08:00:00Z" w:initials="C">
    <w:p w14:paraId="4B7F75A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Ваша пометка «по этому пункту вопрос спорный, позиции разные» убрана из текста, пояснение вынесено отдельным абзацем ниже. «Не сдачи» оставлено как у вас; по норме — слитно «несдачи». Исправить?</w:t>
      </w:r>
    </w:p>
  </w:comment>
  <w:comment w:id="11" w:author="Claude" w:date="2026-09-29T08:00:00Z" w:initials="C">
    <w:p w14:paraId="29A1D6D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[ФАКТ] Ещё два основания исключения — пп. «в» и «г» п. 5 ст. 21.1 закона № 129-ФЗ, введены законом от 02.11.2023 № 519-ФЗ.</w:t>
      </w:r>
    </w:p>
  </w:comment>
  <w:comment w:id="12" w:author="Claude" w:date="2026-09-29T08:00:00Z" w:initials="C">
    <w:p w14:paraId="3596137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[ФАКТ] Заменяет вашу формулировку «приравнивается к ликвидации только в одном случае — если компания признана недействующей». Пункт 6 ст. 21.1 закона № 129-ФЗ (введён законом от 02.11.2023 № 519-ФЗ, действует с ноября 2023): к исключению по пп. «а»–«г» п. 5 применяются пункты 2 и 3 ст. 64.2 ГК РФ. Вы отмечали вопрос как спорный — изменение закона его решило. Прошу подтвердить.</w:t>
      </w:r>
    </w:p>
  </w:comment>
  <w:comment w:id="13" w:author="Claude" w:date="2026-09-29T08:00:00Z" w:initials="C">
    <w:p w14:paraId="774C6E8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[ФАКТ] Заменяет «нельзя признать задолженность безнадёжной». Минфин разрешает признавать долг исключённой компании безнадёжным: письмо Минфина России от 26.01.2024 № 03-03-06/1/6337. Субсидиарная ответственность — п. 3 ст. 64.2 ГК РФ, применяется через п. 6 ст. 21.1.</w:t>
      </w:r>
    </w:p>
  </w:comment>
  <w:comment w:id="14" w:author="Claude" w:date="2026-09-29T08:00:00Z" w:initials="C">
    <w:p w14:paraId="3508C29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[ФАКТ] При ликвидации через банкротство госпошлина за регистрацию не взимается (подп. 3 п. 1 ст. 333.33 НК РФ).</w:t>
      </w:r>
    </w:p>
  </w:comment>
  <w:comment w:id="15" w:author="Claude" w:date="2026-09-29T08:00:00Z" w:initials="C">
    <w:p w14:paraId="0E89508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[ФАКТ] Запрет наступает не во всех случаях — см. комментарий к разделу об исключении (подп. «ф» п. 1 ст. 23 закона № 129-ФЗ).</w:t>
      </w:r>
    </w:p>
  </w:comment>
  <w:comment w:id="16" w:author="Claude" w:date="2026-09-29T08:00:00Z" w:initials="C">
    <w:p w14:paraId="0599A0B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В ячейку внесён ваш перечень из семи условий. Зачёркнутое «МСП без долгов, имущества и НДС» и служебная фраза «Требований больше, если коротенько» удалены.</w:t>
      </w:r>
    </w:p>
  </w:comment>
  <w:comment w:id="17" w:author="Claude" w:date="2026-09-29T08:00:00Z" w:initials="C">
    <w:p w14:paraId="284BB82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[ТЗ] По ТЗ шаги ликвидации — подзаголовками H3. Текст шагов не менялся, номер шага перенесён в заголовок.</w:t>
      </w:r>
    </w:p>
  </w:comment>
  <w:comment w:id="18" w:author="Claude" w:date="2026-09-29T08:00:00Z" w:initials="C">
    <w:p w14:paraId="3E3E28A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Шаблоны решения и протокола удалены по вашему комментарию. ТЗ просило образцы — вместо них ниже добавлен абзац о том, что важно в этих документах.</w:t>
      </w:r>
    </w:p>
  </w:comment>
  <w:comment w:id="19" w:author="Claude" w:date="2026-09-29T08:00:00Z" w:initials="C">
    <w:p w14:paraId="6E27982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[ТЗ] Добавлено вместо шаблонов. Мысль — из вашего комментария: обязательной формы нет, но оформляют иначе, поэтому документы готовят под компанию.</w:t>
      </w:r>
    </w:p>
  </w:comment>
  <w:comment w:id="20" w:author="Claude" w:date="2026-09-29T08:00:00Z" w:initials="C">
    <w:p w14:paraId="7C09563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«Нотариальное заверение (если документы подаются не электронно)» → «оплата нотариальных услуг», как вы предложили.</w:t>
      </w:r>
    </w:p>
  </w:comment>
  <w:comment w:id="21" w:author="Claude" w:date="2026-09-29T08:00:00Z" w:initials="C">
    <w:p w14:paraId="00A2615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Блок сроков удалён по вашему комментарию о повторе: сроки есть в описании каждого способа и в таблице.</w:t>
      </w:r>
    </w:p>
  </w:comment>
  <w:comment w:id="22" w:author="Claude" w:date="2026-09-29T08:00:00Z" w:initials="C">
    <w:p w14:paraId="724F3C4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[ТЗ] Раздел по ТЗ называется «Стоимость и сроки», и сроки — ключ статьи. Поэтому одна фраза со ссылкой на описание способов и таблицу, без повтора цифр.</w:t>
      </w:r>
    </w:p>
  </w:comment>
  <w:comment w:id="23" w:author="Claude" w:date="2026-09-29T08:00:01Z" w:initials="C">
    <w:p w14:paraId="2247F06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Зачёркнутое «и без трёхлетнего запрета» и последнее предложение удалены. [ТЗ] «Ликвидация компании — управляемый процесс» → «Процесс ликвидации компании управляем»: ключ по ТЗ.</w:t>
      </w:r>
    </w:p>
  </w:comment>
  <w:comment w:id="24" w:author="Claude" w:date="2026-09-29T08:00:01Z" w:initials="C">
    <w:p w14:paraId="613F519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[ТЗ] «Проведём процедуру» → «проведём процедуру ликвидации компании»: ключ по ТЗ.</w:t>
      </w:r>
    </w:p>
  </w:comment>
  <w:comment w:id="25" w:author="Claude" w:date="2026-09-29T08:00:01Z" w:initials="C">
    <w:p w14:paraId="691E829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[ФАКТ] То же условие трёхлетнего запрета: для недействующей компании — только при долге перед бюджетом (подп. «ф» п. 1 ст. 23 закона № 129-ФЗ).</w:t>
      </w:r>
    </w:p>
  </w:comment>
  <w:comment w:id="26" w:author="Claude" w:date="2026-09-29T08:00:01Z" w:initials="C">
    <w:p w14:paraId="50AF31B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Удалено по вашему зачёркиванию.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175AF2" w15:done="0"/>
  <w15:commentEx w15:paraId="41DD49A3" w15:done="0"/>
  <w15:commentEx w15:paraId="69956314" w15:done="0"/>
  <w15:commentEx w15:paraId="1EEB4F44" w15:done="0"/>
  <w15:commentEx w15:paraId="1FBB2249" w15:done="0"/>
  <w15:commentEx w15:paraId="35A75933" w15:done="0"/>
  <w15:commentEx w15:paraId="791D12E8" w15:done="0"/>
  <w15:commentEx w15:paraId="4AD13B46" w15:done="0"/>
  <w15:commentEx w15:paraId="0AE06980" w15:done="0"/>
  <w15:commentEx w15:paraId="04E94D33" w15:done="0"/>
  <w15:commentEx w15:paraId="4B7F75A4" w15:done="0"/>
  <w15:commentEx w15:paraId="29A1D6D0" w15:done="0"/>
  <w15:commentEx w15:paraId="3596137F" w15:done="0"/>
  <w15:commentEx w15:paraId="774C6E83" w15:done="0"/>
  <w15:commentEx w15:paraId="3508C293" w15:done="0"/>
  <w15:commentEx w15:paraId="0E895081" w15:done="0"/>
  <w15:commentEx w15:paraId="0599A0B6" w15:done="0"/>
  <w15:commentEx w15:paraId="284BB82E" w15:done="0"/>
  <w15:commentEx w15:paraId="3E3E28A4" w15:done="0"/>
  <w15:commentEx w15:paraId="6E279822" w15:done="0"/>
  <w15:commentEx w15:paraId="7C095630" w15:done="0"/>
  <w15:commentEx w15:paraId="00A2615A" w15:done="0"/>
  <w15:commentEx w15:paraId="724F3C45" w15:done="0"/>
  <w15:commentEx w15:paraId="2247F06D" w15:done="0"/>
  <w15:commentEx w15:paraId="613F519F" w15:done="0"/>
  <w15:commentEx w15:paraId="691E8295" w15:done="0"/>
  <w15:commentEx w15:paraId="50AF31B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2441D335" w16cex:dateUtc="2026-09-29T07:59:59Z"/>
  <w16cex:commentExtensible w16cex:durableId="6B0F7742" w16cex:dateUtc="2026-09-29T07:59:59Z"/>
  <w16cex:commentExtensible w16cex:durableId="5D1C88A7" w16cex:dateUtc="2026-09-29T07:59:59Z"/>
  <w16cex:commentExtensible w16cex:durableId="2F3154B8" w16cex:dateUtc="2026-09-29T07:59:59Z"/>
  <w16cex:commentExtensible w16cex:durableId="53F24A5D" w16cex:dateUtc="2026-09-29T07:59:59Z"/>
  <w16cex:commentExtensible w16cex:durableId="52467378" w16cex:dateUtc="2026-09-29T07:59:59Z"/>
  <w16cex:commentExtensible w16cex:durableId="178DE013" w16cex:dateUtc="2026-09-29T07:59:59Z"/>
  <w16cex:commentExtensible w16cex:durableId="53C4FDBB" w16cex:dateUtc="2026-09-29T07:59:59Z"/>
  <w16cex:commentExtensible w16cex:durableId="02745CCB" w16cex:dateUtc="2026-09-29T07:59:59Z"/>
  <w16cex:commentExtensible w16cex:durableId="75B7D410" w16cex:dateUtc="2026-09-29T07:59:59Z"/>
  <w16cex:commentExtensible w16cex:durableId="5B591C81" w16cex:dateUtc="2026-09-29T08:00:00Z"/>
  <w16cex:commentExtensible w16cex:durableId="667C9AA0" w16cex:dateUtc="2026-09-29T08:00:00Z"/>
  <w16cex:commentExtensible w16cex:durableId="5DBC425D" w16cex:dateUtc="2026-09-29T08:00:00Z"/>
  <w16cex:commentExtensible w16cex:durableId="0B04304A" w16cex:dateUtc="2026-09-29T08:00:00Z"/>
  <w16cex:commentExtensible w16cex:durableId="348C3E8F" w16cex:dateUtc="2026-09-29T08:00:00Z"/>
  <w16cex:commentExtensible w16cex:durableId="53BC4FF3" w16cex:dateUtc="2026-09-29T08:00:00Z"/>
  <w16cex:commentExtensible w16cex:durableId="22A5611A" w16cex:dateUtc="2026-09-29T08:00:00Z"/>
  <w16cex:commentExtensible w16cex:durableId="4172ED07" w16cex:dateUtc="2026-09-29T08:00:00Z"/>
  <w16cex:commentExtensible w16cex:durableId="4F4953E6" w16cex:dateUtc="2026-09-29T08:00:00Z"/>
  <w16cex:commentExtensible w16cex:durableId="1B33BBC1" w16cex:dateUtc="2026-09-29T08:00:00Z"/>
  <w16cex:commentExtensible w16cex:durableId="1D421701" w16cex:dateUtc="2026-09-29T08:00:00Z"/>
  <w16cex:commentExtensible w16cex:durableId="4CB2AFE2" w16cex:dateUtc="2026-09-29T08:00:00Z"/>
  <w16cex:commentExtensible w16cex:durableId="7E2CE36C" w16cex:dateUtc="2026-09-29T08:00:00Z"/>
  <w16cex:commentExtensible w16cex:durableId="0C1C8E91" w16cex:dateUtc="2026-09-29T08:00:01Z"/>
  <w16cex:commentExtensible w16cex:durableId="5A7DF1DD" w16cex:dateUtc="2026-09-29T08:00:01Z"/>
  <w16cex:commentExtensible w16cex:durableId="3C81C9A4" w16cex:dateUtc="2026-09-29T08:00:01Z"/>
  <w16cex:commentExtensible w16cex:durableId="698BCAFA" w16cex:dateUtc="2026-09-29T08:00:01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175AF2" w16cid:durableId="2441D335"/>
  <w16cid:commentId w16cid:paraId="41DD49A3" w16cid:durableId="6B0F7742"/>
  <w16cid:commentId w16cid:paraId="69956314" w16cid:durableId="5D1C88A7"/>
  <w16cid:commentId w16cid:paraId="1EEB4F44" w16cid:durableId="2F3154B8"/>
  <w16cid:commentId w16cid:paraId="1FBB2249" w16cid:durableId="53F24A5D"/>
  <w16cid:commentId w16cid:paraId="35A75933" w16cid:durableId="52467378"/>
  <w16cid:commentId w16cid:paraId="791D12E8" w16cid:durableId="178DE013"/>
  <w16cid:commentId w16cid:paraId="4AD13B46" w16cid:durableId="53C4FDBB"/>
  <w16cid:commentId w16cid:paraId="0AE06980" w16cid:durableId="02745CCB"/>
  <w16cid:commentId w16cid:paraId="04E94D33" w16cid:durableId="75B7D410"/>
  <w16cid:commentId w16cid:paraId="4B7F75A4" w16cid:durableId="5B591C81"/>
  <w16cid:commentId w16cid:paraId="29A1D6D0" w16cid:durableId="667C9AA0"/>
  <w16cid:commentId w16cid:paraId="3596137F" w16cid:durableId="5DBC425D"/>
  <w16cid:commentId w16cid:paraId="774C6E83" w16cid:durableId="0B04304A"/>
  <w16cid:commentId w16cid:paraId="3508C293" w16cid:durableId="348C3E8F"/>
  <w16cid:commentId w16cid:paraId="0E895081" w16cid:durableId="53BC4FF3"/>
  <w16cid:commentId w16cid:paraId="0599A0B6" w16cid:durableId="22A5611A"/>
  <w16cid:commentId w16cid:paraId="284BB82E" w16cid:durableId="4172ED07"/>
  <w16cid:commentId w16cid:paraId="3E3E28A4" w16cid:durableId="4F4953E6"/>
  <w16cid:commentId w16cid:paraId="6E279822" w16cid:durableId="1B33BBC1"/>
  <w16cid:commentId w16cid:paraId="7C095630" w16cid:durableId="1D421701"/>
  <w16cid:commentId w16cid:paraId="00A2615A" w16cid:durableId="4CB2AFE2"/>
  <w16cid:commentId w16cid:paraId="724F3C45" w16cid:durableId="7E2CE36C"/>
  <w16cid:commentId w16cid:paraId="2247F06D" w16cid:durableId="0C1C8E91"/>
  <w16cid:commentId w16cid:paraId="613F519F" w16cid:durableId="5A7DF1DD"/>
  <w16cid:commentId w16cid:paraId="691E8295" w16cid:durableId="3C81C9A4"/>
  <w16cid:commentId w16cid:paraId="50AF31B2" w16cid:durableId="698BCAFA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6CE1" w:rsidRDefault="00C46CE1">
      <w:r>
        <w:separator/>
      </w:r>
    </w:p>
  </w:endnote>
  <w:endnote w:type="continuationSeparator" w:id="0">
    <w:p w:rsidR="00C46CE1" w:rsidRDefault="00C46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2B10" w:rsidRDefault="00C46CE1">
    <w:pPr>
      <w:jc w:val="center"/>
    </w:pPr>
    <w:r>
      <w:rPr>
        <w:color w:val="6B7280"/>
        <w:sz w:val="16"/>
        <w:szCs w:val="16"/>
      </w:rPr>
      <w:t xml:space="preserve">1+1 · бухгалтерский аутсорсинг    |    </w:t>
    </w:r>
    <w:r>
      <w:rPr>
        <w:color w:val="6B7280"/>
        <w:sz w:val="16"/>
        <w:szCs w:val="16"/>
        <w:lang w:val="en-US"/>
      </w:rPr>
      <w:fldChar w:fldCharType="begin"/>
    </w:r>
    <w:r>
      <w:rPr>
        <w:color w:val="6B7280"/>
        <w:sz w:val="16"/>
        <w:szCs w:val="16"/>
        <w:lang w:val="en-US"/>
      </w:rPr>
      <w:instrText>PAGE</w:instrText>
    </w:r>
    <w:r w:rsidR="00DA196F">
      <w:rPr>
        <w:color w:val="6B7280"/>
        <w:sz w:val="16"/>
        <w:szCs w:val="16"/>
        <w:lang w:val="en-US"/>
      </w:rPr>
      <w:fldChar w:fldCharType="separate"/>
    </w:r>
    <w:r w:rsidR="008029F6">
      <w:rPr>
        <w:noProof/>
        <w:color w:val="6B7280"/>
        <w:sz w:val="16"/>
        <w:szCs w:val="16"/>
        <w:lang w:val="en-US"/>
      </w:rPr>
      <w:t>4</w:t>
    </w:r>
    <w:r>
      <w:rPr>
        <w:color w:val="6B7280"/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6CE1" w:rsidRDefault="00C46CE1">
      <w:r>
        <w:separator/>
      </w:r>
    </w:p>
  </w:footnote>
  <w:footnote w:type="continuationSeparator" w:id="0">
    <w:p w:rsidR="00C46CE1" w:rsidRDefault="00C46C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E45CA"/>
    <w:multiLevelType w:val="hybridMultilevel"/>
    <w:tmpl w:val="52A61B0E"/>
    <w:lvl w:ilvl="0" w:tplc="61800578">
      <w:start w:val="1"/>
      <w:numFmt w:val="bullet"/>
      <w:lvlText w:val="●"/>
      <w:lvlJc w:val="left"/>
      <w:pPr>
        <w:ind w:left="720" w:hanging="360"/>
      </w:pPr>
    </w:lvl>
    <w:lvl w:ilvl="1" w:tplc="07BCF52A">
      <w:start w:val="1"/>
      <w:numFmt w:val="bullet"/>
      <w:lvlText w:val="○"/>
      <w:lvlJc w:val="left"/>
      <w:pPr>
        <w:ind w:left="1440" w:hanging="360"/>
      </w:pPr>
    </w:lvl>
    <w:lvl w:ilvl="2" w:tplc="0C267AA8">
      <w:start w:val="1"/>
      <w:numFmt w:val="bullet"/>
      <w:lvlText w:val="■"/>
      <w:lvlJc w:val="left"/>
      <w:pPr>
        <w:ind w:left="2160" w:hanging="360"/>
      </w:pPr>
    </w:lvl>
    <w:lvl w:ilvl="3" w:tplc="E66C77F6">
      <w:start w:val="1"/>
      <w:numFmt w:val="bullet"/>
      <w:lvlText w:val="●"/>
      <w:lvlJc w:val="left"/>
      <w:pPr>
        <w:ind w:left="2880" w:hanging="360"/>
      </w:pPr>
    </w:lvl>
    <w:lvl w:ilvl="4" w:tplc="97565282">
      <w:start w:val="1"/>
      <w:numFmt w:val="bullet"/>
      <w:lvlText w:val="○"/>
      <w:lvlJc w:val="left"/>
      <w:pPr>
        <w:ind w:left="3600" w:hanging="360"/>
      </w:pPr>
    </w:lvl>
    <w:lvl w:ilvl="5" w:tplc="98F46A20">
      <w:start w:val="1"/>
      <w:numFmt w:val="bullet"/>
      <w:lvlText w:val="■"/>
      <w:lvlJc w:val="left"/>
      <w:pPr>
        <w:ind w:left="4320" w:hanging="360"/>
      </w:pPr>
    </w:lvl>
    <w:lvl w:ilvl="6" w:tplc="E18A06A4">
      <w:start w:val="1"/>
      <w:numFmt w:val="bullet"/>
      <w:lvlText w:val="●"/>
      <w:lvlJc w:val="left"/>
      <w:pPr>
        <w:ind w:left="5040" w:hanging="360"/>
      </w:pPr>
    </w:lvl>
    <w:lvl w:ilvl="7" w:tplc="10FC1650">
      <w:start w:val="1"/>
      <w:numFmt w:val="bullet"/>
      <w:lvlText w:val="●"/>
      <w:lvlJc w:val="left"/>
      <w:pPr>
        <w:ind w:left="5760" w:hanging="360"/>
      </w:pPr>
    </w:lvl>
    <w:lvl w:ilvl="8" w:tplc="756407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EA4009"/>
    <w:multiLevelType w:val="hybridMultilevel"/>
    <w:tmpl w:val="C09462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F691E"/>
    <w:multiLevelType w:val="hybridMultilevel"/>
    <w:tmpl w:val="0512D372"/>
    <w:lvl w:ilvl="0" w:tplc="47C6DBA0">
      <w:start w:val="1"/>
      <w:numFmt w:val="decimal"/>
      <w:lvlText w:val="%1."/>
      <w:lvlJc w:val="left"/>
      <w:pPr>
        <w:ind w:left="420" w:hanging="220"/>
      </w:pPr>
    </w:lvl>
    <w:lvl w:ilvl="1" w:tplc="01CA01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FC2B85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7AAC61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4E0A4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1760C1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8DA31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E4A1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16404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53E11FBB"/>
    <w:multiLevelType w:val="hybridMultilevel"/>
    <w:tmpl w:val="FCF8487C"/>
    <w:lvl w:ilvl="0" w:tplc="37008012">
      <w:start w:val="1"/>
      <w:numFmt w:val="bullet"/>
      <w:lvlText w:val="•"/>
      <w:lvlJc w:val="left"/>
      <w:pPr>
        <w:ind w:left="420" w:hanging="220"/>
      </w:pPr>
      <w:rPr>
        <w:color w:val="0B6E4F"/>
      </w:rPr>
    </w:lvl>
    <w:lvl w:ilvl="1" w:tplc="9424A4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D10812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DF246A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1D490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EBAE68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9F4EC8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83286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EAA8EB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6CD3211E"/>
    <w:multiLevelType w:val="hybridMultilevel"/>
    <w:tmpl w:val="58423478"/>
    <w:lvl w:ilvl="0" w:tplc="3B7C64D4">
      <w:start w:val="1"/>
      <w:numFmt w:val="decimal"/>
      <w:lvlText w:val="%1."/>
      <w:lvlJc w:val="left"/>
      <w:pPr>
        <w:ind w:left="460" w:hanging="260"/>
      </w:pPr>
    </w:lvl>
    <w:lvl w:ilvl="1" w:tplc="89AE39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D8AE3E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512615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9F694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55C2BB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982C59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760B9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34A83A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B10"/>
    <w:rsid w:val="00126275"/>
    <w:rsid w:val="002052D8"/>
    <w:rsid w:val="003E2B10"/>
    <w:rsid w:val="00796717"/>
    <w:rsid w:val="007C53E0"/>
    <w:rsid w:val="008029F6"/>
    <w:rsid w:val="008369C7"/>
    <w:rsid w:val="00C46CE1"/>
    <w:rsid w:val="00D10249"/>
    <w:rsid w:val="00DA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C2536"/>
  <w15:docId w15:val="{323A0B3A-3BE6-4CBC-A883-D28316C78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F2933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0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link w:val="30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link w:val="a5"/>
    <w:uiPriority w:val="10"/>
    <w:rPr>
      <w:sz w:val="48"/>
      <w:szCs w:val="48"/>
    </w:rPr>
  </w:style>
  <w:style w:type="paragraph" w:styleId="a6">
    <w:name w:val="Subtitle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link w:val="a6"/>
    <w:uiPriority w:val="11"/>
    <w:rPr>
      <w:sz w:val="24"/>
      <w:szCs w:val="24"/>
    </w:rPr>
  </w:style>
  <w:style w:type="paragraph" w:styleId="21">
    <w:name w:val="Quote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link w:val="aa"/>
    <w:uiPriority w:val="99"/>
  </w:style>
  <w:style w:type="paragraph" w:styleId="ac">
    <w:name w:val="footer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link w:val="ac"/>
    <w:uiPriority w:val="99"/>
  </w:style>
  <w:style w:type="paragraph" w:styleId="ae">
    <w:name w:val="caption"/>
    <w:link w:val="af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12">
    <w:name w:val="toc 1"/>
    <w:uiPriority w:val="39"/>
    <w:unhideWhenUsed/>
    <w:pPr>
      <w:spacing w:after="57"/>
    </w:pPr>
  </w:style>
  <w:style w:type="paragraph" w:styleId="24">
    <w:name w:val="toc 2"/>
    <w:uiPriority w:val="39"/>
    <w:unhideWhenUsed/>
    <w:pPr>
      <w:spacing w:after="57"/>
      <w:ind w:left="283"/>
    </w:pPr>
  </w:style>
  <w:style w:type="paragraph" w:styleId="32">
    <w:name w:val="toc 3"/>
    <w:uiPriority w:val="39"/>
    <w:unhideWhenUsed/>
    <w:pPr>
      <w:spacing w:after="57"/>
      <w:ind w:left="567"/>
    </w:pPr>
  </w:style>
  <w:style w:type="paragraph" w:styleId="42">
    <w:name w:val="toc 4"/>
    <w:uiPriority w:val="39"/>
    <w:unhideWhenUsed/>
    <w:pPr>
      <w:spacing w:after="57"/>
      <w:ind w:left="850"/>
    </w:pPr>
  </w:style>
  <w:style w:type="paragraph" w:styleId="52">
    <w:name w:val="toc 5"/>
    <w:uiPriority w:val="39"/>
    <w:unhideWhenUsed/>
    <w:pPr>
      <w:spacing w:after="57"/>
      <w:ind w:left="1134"/>
    </w:pPr>
  </w:style>
  <w:style w:type="paragraph" w:styleId="61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uiPriority w:val="99"/>
    <w:unhideWhenUsed/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3">
    <w:name w:val="Строгий1"/>
    <w:qFormat/>
    <w:rPr>
      <w:b/>
      <w:bCs/>
    </w:rPr>
  </w:style>
  <w:style w:type="paragraph" w:styleId="af3">
    <w:name w:val="List Paragraph"/>
    <w:qFormat/>
  </w:style>
  <w:style w:type="character" w:styleId="af4">
    <w:name w:val="Hyperlink"/>
    <w:uiPriority w:val="99"/>
    <w:unhideWhenUsed/>
    <w:rPr>
      <w:color w:val="0563C1"/>
      <w:u w:val="single"/>
    </w:rPr>
  </w:style>
  <w:style w:type="character" w:styleId="af5">
    <w:name w:val="footnote reference"/>
    <w:uiPriority w:val="99"/>
    <w:semiHidden/>
    <w:unhideWhenUsed/>
    <w:rPr>
      <w:vertAlign w:val="superscript"/>
    </w:rPr>
  </w:style>
  <w:style w:type="paragraph" w:styleId="af6">
    <w:name w:val="footnote text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link w:val="af6"/>
    <w:uiPriority w:val="99"/>
    <w:semiHidden/>
    <w:unhideWhenUsed/>
    <w:rPr>
      <w:sz w:val="20"/>
      <w:szCs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af9">
    <w:name w:val="endnote text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концевой сноски Знак"/>
    <w:link w:val="af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6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5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95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6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2528</Words>
  <Characters>14410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Ликвидация компании: порядок, сроки и способы закрытия ООО</vt:lpstr>
    </vt:vector>
  </TitlesOfParts>
  <Company/>
  <LinksUpToDate>false</LinksUpToDate>
  <CharactersWithSpaces>16905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Ликвидация компании: порядок, сроки и способы закрытия ООО</dc:title>
  <dc:creator>1+1</dc:creator>
  <dc:description>Что такое ликвидация компании, чем упрощённый порядок отличается от общего, документы, сроки и стоимость.</dc:description>
  <cp:lastModifiedBy>Admin</cp:lastModifiedBy>
  <cp:revision>4</cp:revision>
  <dcterms:created xsi:type="dcterms:W3CDTF">2026-09-15T09:31:00Z</dcterms:created>
  <dcterms:modified xsi:type="dcterms:W3CDTF">2026-09-24T04:44:00Z</dcterms:modified>
</cp:coreProperties>
</file>