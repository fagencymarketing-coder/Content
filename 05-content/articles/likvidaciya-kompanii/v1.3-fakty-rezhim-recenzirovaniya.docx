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 xml:space="preserve">Ликвидация компании: </w:t>
      </w:r>
      <w:r>
        <w:rPr>
          <w:b/>
          <w:bCs/>
          <w:color w:val="1F2933"/>
          <w:sz w:val="40"/>
          <w:szCs w:val="40"/>
        </w:rPr>
        <w:t xml:space="preserve">порядок,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сроки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способы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закрытия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ООО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 xml:space="preserve">добровольной</w:t>
      </w:r>
      <w:r>
        <w:t xml:space="preserve"> — по решению участников, и </w:t>
      </w:r>
      <w:r>
        <w:rPr>
          <w:b/>
          <w:bCs/>
        </w:rPr>
        <w:t xml:space="preserve">принудительной</w:t>
      </w:r>
      <w:r>
        <w:t xml:space="preserve"> — по решению суда</w:t>
      </w:r>
      <w:ins w:id="9001" w:author="Claude" w:date="2026-09-29T00:00:00Z">
        <w:r>
          <w:t xml:space="preserve">,</w:t>
        </w:r>
      </w:ins>
      <w:r>
        <w:t xml:space="preserve"> </w:t>
      </w:r>
      <w:del w:id="9002" w:author="Claude" w:date="2026-09-29T00:00:00Z">
        <w:r>
          <w:rPr/>
          <w:delText xml:space="preserve">или</w:delText>
        </w:r>
      </w:del>
      <w:ins w:id="9003" w:author="Claude" w:date="2026-09-29T00:00:00Z">
        <w:r>
          <w:rPr/>
          <w:t xml:space="preserve">в том числе</w:t>
        </w:r>
      </w:ins>
      <w:r>
        <w:rPr/>
        <w:t xml:space="preserve"> по </w:t>
      </w:r>
      <w:del w:id="9004" w:author="Claude" w:date="2026-09-29T00:00:00Z">
        <w:r>
          <w:rPr/>
          <w:delText xml:space="preserve">инициативе</w:delText>
        </w:r>
      </w:del>
      <w:ins w:id="9005" w:author="Claude" w:date="2026-09-29T00:00:00Z">
        <w:r>
          <w:rPr/>
          <w:t xml:space="preserve">иску</w:t>
        </w:r>
      </w:ins>
      <w:r>
        <w:rPr/>
        <w:t xml:space="preserve"> налоговой</w:t>
      </w:r>
      <w:ins w:id="9006" w:author="Claude" w:date="2026-09-29T00:00:00Z">
        <w:r>
          <w:rPr/>
          <w:t xml:space="preserve"> (пункт 3 статьи 61 ГК РФ)</w:t>
        </w:r>
      </w:ins>
      <w:r>
        <w:rPr/>
        <w:t xml:space="preserve">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3E2B10" w:rsidRDefault="00C46CE1">
      <w:pPr>
        <w:pStyle w:val="2"/>
        <w:spacing w:before="260" w:after="120"/>
      </w:pPr>
      <w:bookmarkStart w:id="1" w:name="varianty"/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 xml:space="preserve">С 1 июля 2023 года для малого и среднего бизнеса действует упрощённый порядок – исключение из ЕГРЮЛ по </w:t>
      </w:r>
      <w:del w:id="9007" w:author="Claude" w:date="2026-09-29T00:00:00Z">
        <w:r>
          <w:delText xml:space="preserve">заявлению</w:delText>
        </w:r>
      </w:del>
      <w:ins w:id="9008" w:author="Claude" w:date="2026-09-29T00:00:00Z">
        <w:r>
          <w:t xml:space="preserve">решению</w:t>
        </w:r>
      </w:ins>
      <w:r>
        <w:t xml:space="preserve"> </w:t>
      </w:r>
      <w:del w:id="9009" w:author="Claude" w:date="2026-09-29T00:00:00Z">
        <w:r>
          <w:delText xml:space="preserve">самой</w:delText>
        </w:r>
      </w:del>
      <w:ins w:id="9010" w:author="Claude" w:date="2026-09-29T00:00:00Z">
        <w:r>
          <w:t xml:space="preserve">участников,</w:t>
        </w:r>
      </w:ins>
      <w:r>
        <w:t xml:space="preserve"> </w:t>
      </w:r>
      <w:del w:id="9011" w:author="Claude" w:date="2026-09-29T00:00:00Z">
        <w:r>
          <w:delText xml:space="preserve">компании</w:delText>
        </w:r>
      </w:del>
      <w:ins w:id="9012" w:author="Claude" w:date="2026-09-29T00:00:00Z">
        <w:r>
          <w:t xml:space="preserve">принятому единогласно</w:t>
        </w:r>
      </w:ins>
      <w:r>
        <w:t xml:space="preserve">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компанию в упрощённом порядке — по </w:t>
      </w:r>
      <w:del w:id="9013" w:author="Claude" w:date="2026-09-29T00:00:00Z">
        <w:r>
          <w:delText xml:space="preserve">данным ФНС,</w:delText>
        </w:r>
      </w:del>
      <w:ins w:id="9014" w:author="Claude" w:date="2026-09-29T00:00:00Z">
        <w:r>
          <w:t xml:space="preserve">закону</w:t>
        </w:r>
      </w:ins>
      <w:r>
        <w:t xml:space="preserve"> фирма должна одновременно отвечать всем условиям</w:t>
      </w:r>
      <w:ins w:id="9015" w:author="Claude" w:date="2026-09-29T00:00:00Z">
        <w:r>
          <w:t xml:space="preserve"> (п. 7 ст. 21.3 закона № 129-ФЗ)</w:t>
        </w:r>
      </w:ins>
      <w:r>
        <w:t xml:space="preserve">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компания не находится в процессе ликвидации, реорганизации, банкротства или исключения</w:t>
      </w:r>
      <w:del w:id="9016" w:author="Claude" w:date="2026-09-29T00:00:00Z">
        <w:r>
          <w:delText xml:space="preserve">.</w:delText>
        </w:r>
      </w:del>
      <w:ins w:id="9017" w:author="Claude" w:date="2026-09-29T00:00:00Z">
        <w:r>
          <w:t xml:space="preserve">;</w:t>
        </w:r>
      </w:ins>
    </w:p>
    <w:p>
      <w:pPr>
        <w:pStyle w:val="af3"/>
        <w:numPr>
          <w:ilvl w:val="0"/>
          <w:numId w:val="3"/>
        </w:numPr>
        <w:spacing w:after="80" w:line="272" w:lineRule="auto"/>
        <w:rPr>
          <w:ins w:id="9125" w:author="Claude" w:date="2026-09-29T00:00:00Z"/>
        </w:rPr>
      </w:pPr>
      <w:ins w:id="9126" w:author="Claude" w:date="2026-09-29T00:00:00Z">
        <w:r>
          <w:t xml:space="preserve">нет судебного запрета или запрета судебного пристава на регистрационные действия в отношении компании;</w:t>
        </w:r>
      </w:ins>
    </w:p>
    <w:p>
      <w:pPr>
        <w:pStyle w:val="af3"/>
        <w:numPr>
          <w:ilvl w:val="0"/>
          <w:numId w:val="3"/>
        </w:numPr>
        <w:spacing w:after="80" w:line="272" w:lineRule="auto"/>
        <w:rPr>
          <w:ins w:id="9127" w:author="Claude" w:date="2026-09-29T00:00:00Z"/>
        </w:rPr>
      </w:pPr>
      <w:ins w:id="9128" w:author="Claude" w:date="2026-09-29T00:00:00Z">
        <w:r>
          <w:t xml:space="preserve">заявление подписано всеми участниками, оформлено по требованиям ФНС и подано в инспекцию, которая регистрирует юрлица в вашем регионе.</w:t>
        </w:r>
      </w:ins>
    </w:p>
    <w:p w:rsidR="003E2B10" w:rsidRDefault="00C46CE1">
      <w:pPr>
        <w:spacing w:after="140" w:line="276" w:lineRule="auto"/>
      </w:pPr>
      <w:r>
        <w:t xml:space="preserve">Заявление</w:t>
      </w:r>
      <w:del w:id="9018" w:author="Claude" w:date="2026-09-29T00:00:00Z">
        <w:r>
          <w:delText xml:space="preserve"> подаётся</w:delText>
        </w:r>
      </w:del>
      <w:r>
        <w:t xml:space="preserve"> по форме № Р19001 </w:t>
      </w:r>
      <w:ins w:id="9019" w:author="Claude" w:date="2026-09-29T00:00:00Z">
        <w:r>
          <w:t xml:space="preserve">подписывают все участники: </w:t>
        </w:r>
      </w:ins>
      <w:r>
        <w:t xml:space="preserve">в электронном виде </w:t>
      </w:r>
      <w:del w:id="9020" w:author="Claude" w:date="2026-09-29T00:00:00Z">
        <w:r>
          <w:delText xml:space="preserve">с</w:delText>
        </w:r>
      </w:del>
      <w:ins w:id="9021" w:author="Claude" w:date="2026-09-29T00:00:00Z">
        <w:r>
          <w:t xml:space="preserve">—</w:t>
        </w:r>
      </w:ins>
      <w:r>
        <w:t xml:space="preserve"> усиленной квалифицированной электронной подписью </w:t>
      </w:r>
      <w:ins w:id="9022" w:author="Claude" w:date="2026-09-29T00:00:00Z">
        <w:r>
          <w:t xml:space="preserve">каждого </w:t>
        </w:r>
      </w:ins>
      <w:r>
        <w:t xml:space="preserve">(</w:t>
      </w:r>
      <w:del w:id="9023" w:author="Claude" w:date="2026-09-29T00:00:00Z">
        <w:r>
          <w:delText xml:space="preserve">например, </w:delText>
        </w:r>
      </w:del>
      <w:r>
        <w:t xml:space="preserve">через сервис ФНС «Государственная </w:t>
      </w:r>
      <w:ins w:id="9024" w:author="Claude" w:date="2026-09-29T00:00:00Z">
        <w:r>
          <w:t xml:space="preserve">онлайн-</w:t>
        </w:r>
      </w:ins>
      <w:r>
        <w:t xml:space="preserve">регистрация бизнеса»)</w:t>
      </w:r>
      <w:ins w:id="9025" w:author="Claude" w:date="2026-09-29T00:00:00Z">
        <w:r>
          <w:t xml:space="preserve">,</w:t>
        </w:r>
      </w:ins>
      <w:r>
        <w:t xml:space="preserve"> </w:t>
      </w:r>
      <w:del w:id="9026" w:author="Claude" w:date="2026-09-29T00:00:00Z">
        <w:r>
          <w:delText xml:space="preserve">либо</w:delText>
        </w:r>
      </w:del>
      <w:ins w:id="9027" w:author="Claude" w:date="2026-09-29T00:00:00Z">
        <w:r>
          <w:t xml:space="preserve">на</w:t>
        </w:r>
      </w:ins>
      <w:r>
        <w:t xml:space="preserve"> </w:t>
      </w:r>
      <w:del w:id="9028" w:author="Claude" w:date="2026-09-29T00:00:00Z">
        <w:r>
          <w:delText xml:space="preserve">через</w:delText>
        </w:r>
      </w:del>
      <w:ins w:id="9029" w:author="Claude" w:date="2026-09-29T00:00:00Z">
        <w:r>
          <w:t xml:space="preserve">бумаге</w:t>
        </w:r>
      </w:ins>
      <w:r>
        <w:t xml:space="preserve"> </w:t>
      </w:r>
      <w:del w:id="9030" w:author="Claude" w:date="2026-09-29T00:00:00Z">
        <w:r>
          <w:delText xml:space="preserve">нотариуса</w:delText>
        </w:r>
      </w:del>
      <w:ins w:id="9031" w:author="Claude" w:date="2026-09-29T00:00:00Z">
        <w:r>
          <w:t xml:space="preserve">— с нотариальным удостоверением подписей</w:t>
        </w:r>
      </w:ins>
      <w:r>
        <w:t xml:space="preserve">. ФНС публикует сведения о предстоящем исключении и даёт 3 месяца на возражения кредиторов; если возражений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>
        <w:rPr>
          <w:u w:val="single"/>
        </w:rPr>
        <w:t xml:space="preserve"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</w:t>
      </w:r>
      <w:ins w:id="9032" w:author="Claude" w:date="2026-09-29T00:00:00Z">
        <w:r>
          <w:rPr>
            <w:u w:val="single"/>
          </w:rPr>
          <w:t xml:space="preserve">могут </w:t>
        </w:r>
      </w:ins>
      <w:r>
        <w:rPr>
          <w:u w:val="single"/>
        </w:rPr>
        <w:t xml:space="preserve">на 3 года </w:t>
      </w:r>
      <w:del w:id="9033" w:author="Claude" w:date="2026-09-29T00:00:00Z">
        <w:r>
          <w:rPr>
            <w:u w:val="single"/>
          </w:rPr>
          <w:delText xml:space="preserve">лишаются</w:delText>
        </w:r>
      </w:del>
      <w:ins w:id="9034" w:author="Claude" w:date="2026-09-29T00:00:00Z">
        <w:r>
          <w:rPr>
            <w:u w:val="single"/>
          </w:rPr>
          <w:t xml:space="preserve">лишиться</w:t>
        </w:r>
      </w:ins>
      <w:r>
        <w:rPr>
          <w:u w:val="single"/>
        </w:rPr>
        <w:t xml:space="preserve"> права быть учредителями и руководителями других юридических лиц </w:t>
      </w:r>
      <w:ins w:id="9035" w:author="Claude" w:date="2026-09-29T00:00:00Z">
        <w:r>
          <w:rPr>
            <w:u w:val="single"/>
          </w:rPr>
          <w:t xml:space="preserve">— если компанию исключили из-за недостоверных сведений или как недействующую с долгом перед бюджетом </w:t>
        </w:r>
      </w:ins>
      <w:r>
        <w:rPr>
          <w:u w:val="single"/>
        </w:rPr>
        <w:t xml:space="preserve">(</w:t>
      </w:r>
      <w:ins w:id="9036" w:author="Claude" w:date="2026-09-29T00:00:00Z">
        <w:r>
          <w:rPr>
            <w:u w:val="single"/>
          </w:rPr>
          <w:t xml:space="preserve">подп. «ф» п. 1 </w:t>
        </w:r>
      </w:ins>
      <w:r>
        <w:rPr>
          <w:u w:val="single"/>
        </w:rPr>
        <w:t xml:space="preserve">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proofErr w:type="gramEnd"/>
      <w:r>
        <w:rPr/>
        <w:t xml:space="preserve">В соответствии </w:t>
      </w:r>
      <w:del w:id="9037" w:author="Claude" w:date="2026-09-29T00:00:00Z">
        <w:r>
          <w:rPr/>
          <w:delText xml:space="preserve">с п. 5</w:delText>
        </w:r>
      </w:del>
      <w:ins w:id="9038" w:author="Claude" w:date="2026-09-29T00:00:00Z">
        <w:r>
          <w:rPr/>
          <w:t xml:space="preserve">со</w:t>
        </w:r>
      </w:ins>
      <w:r>
        <w:rPr/>
        <w:t xml:space="preserve"> ст. 21.1 Закона №129-ФЗ «О государственной регистрации юридических лиц и индивидуальных предпринимателей»</w:t>
      </w:r>
      <w:del w:id="9039" w:author="Claude" w:date="2026-09-29T00:00:00Z">
        <w:r>
          <w:rPr/>
          <w:delText xml:space="preserve">,</w:delText>
        </w:r>
      </w:del>
      <w:r>
        <w:rPr/>
        <w:t xml:space="preserve"> компания может быть исключена из ЕГРЮЛ принудительно по решению налогового органа, если: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bookmarkStart w:id="2" w:name="_GoBack"/>
      <w:bookmarkEnd w:id="2"/>
      <w:r>
        <w:rPr/>
        <w:t xml:space="preserve">Когда компания признается «недействующей» по причине не сдачи в течение года отчетности и отсутствия движения средств по счетам</w:t>
      </w:r>
      <w:del w:id="9040" w:author="Claude" w:date="2026-09-29T00:00:00Z">
        <w:r>
          <w:rPr/>
          <w:delText xml:space="preserve">.</w:delText>
        </w:r>
      </w:del>
      <w:ins w:id="9041" w:author="Claude" w:date="2026-09-29T00:00:00Z">
        <w:r>
          <w:rPr/>
          <w:t xml:space="preserve">;</w:t>
        </w:r>
      </w:ins>
    </w:p>
    <w:p>
      <w:pPr>
        <w:pStyle w:val="af3"/>
        <w:numPr>
          <w:ilvl w:val="0"/>
          <w:numId w:val="5"/>
        </w:numPr>
        <w:spacing w:after="140" w:line="276" w:lineRule="auto"/>
        <w:rPr>
          <w:ins w:id="9129" w:author="Claude" w:date="2026-09-29T00:00:00Z"/>
          <w:b/>
        </w:rPr>
      </w:pPr>
      <w:ins w:id="9130" w:author="Claude" w:date="2026-09-29T00:00:00Z">
        <w:r>
          <w:rPr/>
          <w:t xml:space="preserve">Когда арбитражный суд вернул заявление налоговой о банкротстве компании или прекратил дело о банкротстве, потому что у компании нет средств на судебные расходы;</w:t>
        </w:r>
      </w:ins>
    </w:p>
    <w:p>
      <w:pPr>
        <w:pStyle w:val="af3"/>
        <w:numPr>
          <w:ilvl w:val="0"/>
          <w:numId w:val="5"/>
        </w:numPr>
        <w:spacing w:after="140" w:line="276" w:lineRule="auto"/>
        <w:rPr>
          <w:ins w:id="9131" w:author="Claude" w:date="2026-09-29T00:00:00Z"/>
          <w:b/>
        </w:rPr>
      </w:pPr>
      <w:ins w:id="9132" w:author="Claude" w:date="2026-09-29T00:00:00Z">
        <w:r>
          <w:rPr/>
          <w:t xml:space="preserve">Когда есть основания, предусмотренные пунктом 4 статьи 7.8 Федерального закона от 07.08.2001 № 115-ФЗ о противодействии отмыванию доходов.</w:t>
        </w:r>
      </w:ins>
    </w:p>
    <w:p w:rsidR="00126275" w:rsidRDefault="00126275" w:rsidP="00126275">
      <w:pPr>
        <w:spacing w:after="140" w:line="276" w:lineRule="auto"/>
      </w:pPr>
      <w:del w:id="9042" w:author="Claude" w:date="2026-09-29T00:00:00Z">
        <w:r>
          <w:rPr/>
          <w:delText xml:space="preserve">Исключение</w:delText>
        </w:r>
      </w:del>
      <w:ins w:id="9043" w:author="Claude" w:date="2026-09-29T00:00:00Z">
        <w:r>
          <w:rPr/>
          <w:t xml:space="preserve">С</w:t>
        </w:r>
      </w:ins>
      <w:r>
        <w:rPr/>
        <w:t xml:space="preserve"> </w:t>
      </w:r>
      <w:del w:id="9044" w:author="Claude" w:date="2026-09-29T00:00:00Z">
        <w:r>
          <w:rPr/>
          <w:delText xml:space="preserve">юридического</w:delText>
        </w:r>
      </w:del>
      <w:ins w:id="9045" w:author="Claude" w:date="2026-09-29T00:00:00Z">
        <w:r>
          <w:rPr/>
          <w:t xml:space="preserve">ноября</w:t>
        </w:r>
      </w:ins>
      <w:r>
        <w:rPr/>
        <w:t xml:space="preserve"> </w:t>
      </w:r>
      <w:del w:id="9046" w:author="Claude" w:date="2026-09-29T00:00:00Z">
        <w:r>
          <w:rPr/>
          <w:delText xml:space="preserve">лица</w:delText>
        </w:r>
      </w:del>
      <w:ins w:id="9047" w:author="Claude" w:date="2026-09-29T00:00:00Z">
        <w:r>
          <w:rPr/>
          <w:t xml:space="preserve">2023 года исключение по любому</w:t>
        </w:r>
      </w:ins>
      <w:r>
        <w:rPr/>
        <w:t xml:space="preserve"> из </w:t>
      </w:r>
      <w:del w:id="9048" w:author="Claude" w:date="2026-09-29T00:00:00Z">
        <w:r>
          <w:rPr/>
          <w:delText xml:space="preserve">ЕГРЮЛ</w:delText>
        </w:r>
      </w:del>
      <w:ins w:id="9049" w:author="Claude" w:date="2026-09-29T00:00:00Z">
        <w:r>
          <w:rPr/>
          <w:t xml:space="preserve">этих</w:t>
        </w:r>
      </w:ins>
      <w:r>
        <w:rPr/>
        <w:t xml:space="preserve"> </w:t>
      </w:r>
      <w:del w:id="9050" w:author="Claude" w:date="2026-09-29T00:00:00Z">
        <w:r>
          <w:rPr/>
          <w:delText xml:space="preserve">приравнивается</w:delText>
        </w:r>
      </w:del>
      <w:ins w:id="9051" w:author="Claude" w:date="2026-09-29T00:00:00Z">
        <w:r>
          <w:rPr/>
          <w:t xml:space="preserve">оснований влечёт те же правовые последствия, что и ликвидация:</w:t>
        </w:r>
      </w:ins>
      <w:r>
        <w:rPr/>
        <w:t xml:space="preserve"> к </w:t>
      </w:r>
      <w:del w:id="9052" w:author="Claude" w:date="2026-09-29T00:00:00Z">
        <w:r>
          <w:rPr/>
          <w:delText xml:space="preserve">ликвидации</w:delText>
        </w:r>
      </w:del>
      <w:ins w:id="9053" w:author="Claude" w:date="2026-09-29T00:00:00Z">
        <w:r>
          <w:rPr/>
          <w:t xml:space="preserve">нему</w:t>
        </w:r>
      </w:ins>
      <w:r>
        <w:rPr/>
        <w:t xml:space="preserve"> </w:t>
      </w:r>
      <w:del w:id="9054" w:author="Claude" w:date="2026-09-29T00:00:00Z">
        <w:r>
          <w:rPr/>
          <w:delText xml:space="preserve">только</w:delText>
        </w:r>
      </w:del>
      <w:ins w:id="9055" w:author="Claude" w:date="2026-09-29T00:00:00Z">
        <w:r>
          <w:rPr/>
          <w:t xml:space="preserve">применяются</w:t>
        </w:r>
      </w:ins>
      <w:r>
        <w:rPr/>
        <w:t xml:space="preserve"> </w:t>
      </w:r>
      <w:del w:id="9056" w:author="Claude" w:date="2026-09-29T00:00:00Z">
        <w:r>
          <w:rPr/>
          <w:delText xml:space="preserve">в одном случае: если компания была признана недействующей. Это прямо закреплено в пункте</w:delText>
        </w:r>
      </w:del>
      <w:ins w:id="9057" w:author="Claude" w:date="2026-09-29T00:00:00Z">
        <w:r>
          <w:rPr/>
          <w:t xml:space="preserve">пункты</w:t>
        </w:r>
      </w:ins>
      <w:r>
        <w:rPr/>
        <w:t xml:space="preserve"> 2</w:t>
      </w:r>
      <w:ins w:id="9058" w:author="Claude" w:date="2026-09-29T00:00:00Z">
        <w:r>
          <w:rPr/>
          <w:t xml:space="preserve"> и 3</w:t>
        </w:r>
      </w:ins>
      <w:r>
        <w:rPr/>
        <w:t xml:space="preserve"> статьи 64.2 Гражданского кодекса РФ</w:t>
      </w:r>
      <w:del w:id="9059" w:author="Claude" w:date="2026-09-29T00:00:00Z">
        <w:r>
          <w:rPr/>
          <w:delText xml:space="preserve">:</w:delText>
        </w:r>
      </w:del>
      <w:r>
        <w:rPr/>
        <w:t xml:space="preserve"> </w:t>
      </w:r>
      <w:del w:id="9060" w:author="Claude" w:date="2026-09-29T00:00:00Z">
        <w:r>
          <w:rPr/>
          <w:delText xml:space="preserve">исключение</w:delText>
        </w:r>
      </w:del>
      <w:ins w:id="9061" w:author="Claude" w:date="2026-09-29T00:00:00Z">
        <w:r>
          <w:rPr/>
          <w:t xml:space="preserve">(пункт</w:t>
        </w:r>
      </w:ins>
      <w:r>
        <w:rPr/>
        <w:t xml:space="preserve"> </w:t>
      </w:r>
      <w:del w:id="9062" w:author="Claude" w:date="2026-09-29T00:00:00Z">
        <w:r>
          <w:rPr/>
          <w:delText xml:space="preserve">недействующего</w:delText>
        </w:r>
      </w:del>
      <w:ins w:id="9063" w:author="Claude" w:date="2026-09-29T00:00:00Z">
        <w:r>
          <w:rPr/>
          <w:t xml:space="preserve">6</w:t>
        </w:r>
      </w:ins>
      <w:r>
        <w:rPr/>
        <w:t xml:space="preserve"> </w:t>
      </w:r>
      <w:del w:id="9064" w:author="Claude" w:date="2026-09-29T00:00:00Z">
        <w:r>
          <w:rPr/>
          <w:delText xml:space="preserve">юридического</w:delText>
        </w:r>
      </w:del>
      <w:ins w:id="9065" w:author="Claude" w:date="2026-09-29T00:00:00Z">
        <w:r>
          <w:rPr/>
          <w:t xml:space="preserve">статьи</w:t>
        </w:r>
      </w:ins>
      <w:r>
        <w:rPr/>
        <w:t xml:space="preserve"> </w:t>
      </w:r>
      <w:del w:id="9066" w:author="Claude" w:date="2026-09-29T00:00:00Z">
        <w:r>
          <w:rPr/>
          <w:delText xml:space="preserve">лица</w:delText>
        </w:r>
      </w:del>
      <w:ins w:id="9067" w:author="Claude" w:date="2026-09-29T00:00:00Z">
        <w:r>
          <w:rPr/>
          <w:t xml:space="preserve">21.1</w:t>
        </w:r>
      </w:ins>
      <w:r>
        <w:rPr/>
        <w:t xml:space="preserve"> </w:t>
      </w:r>
      <w:del w:id="9068" w:author="Claude" w:date="2026-09-29T00:00:00Z">
        <w:r>
          <w:rPr/>
          <w:delText xml:space="preserve">из</w:delText>
        </w:r>
      </w:del>
      <w:ins w:id="9069" w:author="Claude" w:date="2026-09-29T00:00:00Z">
        <w:r>
          <w:rPr/>
          <w:t xml:space="preserve">закона</w:t>
        </w:r>
      </w:ins>
      <w:r>
        <w:rPr/>
        <w:t xml:space="preserve"> </w:t>
      </w:r>
      <w:del w:id="9070" w:author="Claude" w:date="2026-09-29T00:00:00Z">
        <w:r>
          <w:rPr/>
          <w:delText xml:space="preserve">ЕГРЮЛ</w:delText>
        </w:r>
      </w:del>
      <w:ins w:id="9071" w:author="Claude" w:date="2026-09-29T00:00:00Z">
        <w:r>
          <w:rPr/>
          <w:t xml:space="preserve">№</w:t>
        </w:r>
      </w:ins>
      <w:r>
        <w:rPr/>
        <w:t xml:space="preserve"> </w:t>
      </w:r>
      <w:del w:id="9072" w:author="Claude" w:date="2026-09-29T00:00:00Z">
        <w:r>
          <w:rPr/>
          <w:delText xml:space="preserve">влечёт</w:delText>
        </w:r>
      </w:del>
      <w:ins w:id="9073" w:author="Claude" w:date="2026-09-29T00:00:00Z">
        <w:r>
          <w:rPr/>
          <w:t xml:space="preserve">129-ФЗ).</w:t>
        </w:r>
      </w:ins>
      <w:r>
        <w:rPr/>
        <w:t xml:space="preserve"> </w:t>
      </w:r>
      <w:del w:id="9074" w:author="Claude" w:date="2026-09-29T00:00:00Z">
        <w:r>
          <w:rPr/>
          <w:delText xml:space="preserve">правовые</w:delText>
        </w:r>
      </w:del>
      <w:ins w:id="9075" w:author="Claude" w:date="2026-09-29T00:00:00Z">
        <w:r>
          <w:rPr/>
          <w:t xml:space="preserve">Раньше</w:t>
        </w:r>
      </w:ins>
      <w:r>
        <w:rPr/>
        <w:t xml:space="preserve"> </w:t>
      </w:r>
      <w:del w:id="9076" w:author="Claude" w:date="2026-09-29T00:00:00Z">
        <w:r>
          <w:rPr/>
          <w:delText xml:space="preserve">последствия,</w:delText>
        </w:r>
      </w:del>
      <w:ins w:id="9077" w:author="Claude" w:date="2026-09-29T00:00:00Z">
        <w:r>
          <w:rPr/>
          <w:t xml:space="preserve">это</w:t>
        </w:r>
      </w:ins>
      <w:r>
        <w:rPr/>
        <w:t xml:space="preserve"> </w:t>
      </w:r>
      <w:del w:id="9078" w:author="Claude" w:date="2026-09-29T00:00:00Z">
        <w:r>
          <w:rPr/>
          <w:delText xml:space="preserve">предусмотренные</w:delText>
        </w:r>
      </w:del>
      <w:ins w:id="9079" w:author="Claude" w:date="2026-09-29T00:00:00Z">
        <w:r>
          <w:rPr/>
          <w:t xml:space="preserve">правило</w:t>
        </w:r>
      </w:ins>
      <w:r>
        <w:rPr/>
        <w:t xml:space="preserve"> </w:t>
      </w:r>
      <w:del w:id="9080" w:author="Claude" w:date="2026-09-29T00:00:00Z">
        <w:r>
          <w:rPr/>
          <w:delText xml:space="preserve">ГК</w:delText>
        </w:r>
      </w:del>
      <w:ins w:id="9081" w:author="Claude" w:date="2026-09-29T00:00:00Z">
        <w:r>
          <w:rPr/>
          <w:t xml:space="preserve">прямо</w:t>
        </w:r>
      </w:ins>
      <w:r>
        <w:rPr/>
        <w:t xml:space="preserve"> </w:t>
      </w:r>
      <w:del w:id="9082" w:author="Claude" w:date="2026-09-29T00:00:00Z">
        <w:r>
          <w:rPr/>
          <w:delText xml:space="preserve">РФ</w:delText>
        </w:r>
      </w:del>
      <w:ins w:id="9083" w:author="Claude" w:date="2026-09-29T00:00:00Z">
        <w:r>
          <w:rPr/>
          <w:t xml:space="preserve">действовало</w:t>
        </w:r>
      </w:ins>
      <w:r>
        <w:rPr/>
        <w:t xml:space="preserve"> </w:t>
      </w:r>
      <w:del w:id="9084" w:author="Claude" w:date="2026-09-29T00:00:00Z">
        <w:r>
          <w:rPr/>
          <w:delText xml:space="preserve">и</w:delText>
        </w:r>
      </w:del>
      <w:ins w:id="9085" w:author="Claude" w:date="2026-09-29T00:00:00Z">
        <w:r>
          <w:rPr/>
          <w:t xml:space="preserve">только</w:t>
        </w:r>
      </w:ins>
      <w:r>
        <w:rPr/>
        <w:t xml:space="preserve"> </w:t>
      </w:r>
      <w:del w:id="9086" w:author="Claude" w:date="2026-09-29T00:00:00Z">
        <w:r>
          <w:rPr/>
          <w:delText xml:space="preserve">другими</w:delText>
        </w:r>
      </w:del>
      <w:ins w:id="9087" w:author="Claude" w:date="2026-09-29T00:00:00Z">
        <w:r>
          <w:rPr/>
          <w:t xml:space="preserve">для</w:t>
        </w:r>
      </w:ins>
      <w:r>
        <w:rPr/>
        <w:t xml:space="preserve"> </w:t>
      </w:r>
      <w:del w:id="9088" w:author="Claude" w:date="2026-09-29T00:00:00Z">
        <w:r>
          <w:rPr/>
          <w:delText xml:space="preserve">законами</w:delText>
        </w:r>
      </w:del>
      <w:ins w:id="9089" w:author="Claude" w:date="2026-09-29T00:00:00Z">
        <w:r>
          <w:rPr/>
          <w:t xml:space="preserve">недействующих</w:t>
        </w:r>
      </w:ins>
      <w:r>
        <w:rPr/>
        <w:t xml:space="preserve"> </w:t>
      </w:r>
      <w:del w:id="9090" w:author="Claude" w:date="2026-09-29T00:00:00Z">
        <w:r>
          <w:rPr/>
          <w:delText xml:space="preserve">применительно к ликвидированным юридическим лицам</w:delText>
        </w:r>
      </w:del>
      <w:ins w:id="9091" w:author="Claude" w:date="2026-09-29T00:00:00Z">
        <w:r>
          <w:rPr/>
          <w:t xml:space="preserve">компаний</w:t>
        </w:r>
      </w:ins>
      <w:r>
        <w:rPr/>
        <w:t xml:space="preserve">.</w:t>
      </w:r>
    </w:p>
    <w:p w:rsidR="00126275" w:rsidRDefault="00126275" w:rsidP="00126275">
      <w:pPr>
        <w:spacing w:after="140" w:line="276" w:lineRule="auto"/>
      </w:pPr>
      <w:del w:id="9092" w:author="Claude" w:date="2026-09-29T00:00:00Z">
        <w:r>
          <w:rPr/>
          <w:delText xml:space="preserve">Исключение</w:delText>
        </w:r>
      </w:del>
      <w:ins w:id="9093" w:author="Claude" w:date="2026-09-29T00:00:00Z">
        <w:r>
          <w:rPr/>
          <w:t xml:space="preserve">Поэтому кредитор может признать долг исключённой</w:t>
        </w:r>
      </w:ins>
      <w:r>
        <w:rPr/>
        <w:t xml:space="preserve"> компании </w:t>
      </w:r>
      <w:del w:id="9094" w:author="Claude" w:date="2026-09-29T00:00:00Z">
        <w:r>
          <w:rPr/>
          <w:delText xml:space="preserve">из</w:delText>
        </w:r>
      </w:del>
      <w:ins w:id="9095" w:author="Claude" w:date="2026-09-29T00:00:00Z">
        <w:r>
          <w:rPr/>
          <w:t xml:space="preserve">безнадёжным</w:t>
        </w:r>
      </w:ins>
      <w:r>
        <w:rPr/>
        <w:t xml:space="preserve"> </w:t>
      </w:r>
      <w:del w:id="9096" w:author="Claude" w:date="2026-09-29T00:00:00Z">
        <w:r>
          <w:rPr/>
          <w:delText xml:space="preserve">ЕГРЮЛ</w:delText>
        </w:r>
      </w:del>
      <w:ins w:id="9097" w:author="Claude" w:date="2026-09-29T00:00:00Z">
        <w:r>
          <w:rPr/>
          <w:t xml:space="preserve">и учесть его</w:t>
        </w:r>
      </w:ins>
      <w:r>
        <w:rPr/>
        <w:t xml:space="preserve"> в </w:t>
      </w:r>
      <w:del w:id="9098" w:author="Claude" w:date="2026-09-29T00:00:00Z">
        <w:r>
          <w:rPr/>
          <w:delText xml:space="preserve">указанных</w:delText>
        </w:r>
      </w:del>
      <w:ins w:id="9099" w:author="Claude" w:date="2026-09-29T00:00:00Z">
        <w:r>
          <w:rPr/>
          <w:t xml:space="preserve">расходах</w:t>
        </w:r>
      </w:ins>
      <w:r>
        <w:rPr/>
        <w:t xml:space="preserve"> </w:t>
      </w:r>
      <w:del w:id="9100" w:author="Claude" w:date="2026-09-29T00:00:00Z">
        <w:r>
          <w:rPr/>
          <w:delText xml:space="preserve">случаях</w:delText>
        </w:r>
      </w:del>
      <w:ins w:id="9101" w:author="Claude" w:date="2026-09-29T00:00:00Z">
        <w:r>
          <w:rPr/>
          <w:t xml:space="preserve">по</w:t>
        </w:r>
      </w:ins>
      <w:r>
        <w:rPr/>
        <w:t xml:space="preserve"> </w:t>
      </w:r>
      <w:del w:id="9102" w:author="Claude" w:date="2026-09-29T00:00:00Z">
        <w:r>
          <w:rPr/>
          <w:delText xml:space="preserve">не</w:delText>
        </w:r>
      </w:del>
      <w:ins w:id="9103" w:author="Claude" w:date="2026-09-29T00:00:00Z">
        <w:r>
          <w:rPr/>
          <w:t xml:space="preserve">налогу</w:t>
        </w:r>
      </w:ins>
      <w:r>
        <w:rPr/>
        <w:t xml:space="preserve"> </w:t>
      </w:r>
      <w:del w:id="9104" w:author="Claude" w:date="2026-09-29T00:00:00Z">
        <w:r>
          <w:rPr/>
          <w:delText xml:space="preserve">приравнивается</w:delText>
        </w:r>
      </w:del>
      <w:ins w:id="9105" w:author="Claude" w:date="2026-09-29T00:00:00Z">
        <w:r>
          <w:rPr/>
          <w:t xml:space="preserve">на прибыль — так разъясняет Минфин (письмо от 26.01.2024 № 03-03-06/1/6337). А если долги остались из-за недобросовестных или неразумных действий директора или участников, кредиторы вправе через суд привлечь их</w:t>
        </w:r>
      </w:ins>
      <w:r>
        <w:rPr/>
        <w:t xml:space="preserve"> к </w:t>
      </w:r>
      <w:del w:id="9106" w:author="Claude" w:date="2026-09-29T00:00:00Z">
        <w:r>
          <w:rPr/>
          <w:delText xml:space="preserve">ликвидации</w:delText>
        </w:r>
      </w:del>
      <w:ins w:id="9107" w:author="Claude" w:date="2026-09-29T00:00:00Z">
        <w:r>
          <w:rPr/>
          <w:t xml:space="preserve">субсидиарной ответственности</w:t>
        </w:r>
      </w:ins>
      <w:r>
        <w:rPr/>
        <w:t xml:space="preserve">.</w:t>
      </w:r>
      <w:del w:id="9108" w:author="Claude" w:date="2026-09-29T00:00:00Z">
        <w:r>
          <w:rPr/>
          <w:delText xml:space="preserve"> Следовательно, нельзя признать задолженность таких исключенных компаний перед кредитором безнадежной для целей главы 25 НК РФ.</w:delText>
        </w:r>
      </w:del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del w:id="9119" w:author="Claude" w:date="2026-09-29T00:00:00Z">
              <w:r>
                <w:rPr>
                  <w:sz w:val="19"/>
                  <w:szCs w:val="19"/>
                </w:rPr>
                <w:delText xml:space="preserve">Госпошлина</w:delText>
              </w:r>
            </w:del>
            <w:ins w:id="9120" w:author="Claude" w:date="2026-09-29T00:00:00Z">
              <w:r>
                <w:rPr>
                  <w:sz w:val="19"/>
                  <w:szCs w:val="19"/>
                </w:rPr>
                <w:t xml:space="preserve">За</w:t>
              </w:r>
            </w:ins>
            <w:r>
              <w:rPr>
                <w:sz w:val="19"/>
                <w:szCs w:val="19"/>
              </w:rPr>
              <w:t xml:space="preserve"> </w:t>
            </w:r>
            <w:del w:id="9121" w:author="Claude" w:date="2026-09-29T00:00:00Z">
              <w:r>
                <w:rPr>
                  <w:sz w:val="19"/>
                  <w:szCs w:val="19"/>
                </w:rPr>
                <w:delText xml:space="preserve">+</w:delText>
              </w:r>
            </w:del>
            <w:ins w:id="9122" w:author="Claude" w:date="2026-09-29T00:00:00Z">
              <w:r>
                <w:rPr>
                  <w:sz w:val="19"/>
                  <w:szCs w:val="19"/>
                </w:rPr>
                <w:t xml:space="preserve">регистрацию ликвидации не уплачивается;</w:t>
              </w:r>
            </w:ins>
            <w:r>
              <w:rPr>
                <w:sz w:val="19"/>
                <w:szCs w:val="19"/>
              </w:rPr>
              <w:t xml:space="preserve">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ins w:id="9123" w:author="Claude" w:date="2026-09-29T00:00:00Z">
              <w:r>
                <w:rPr>
                  <w:sz w:val="19"/>
                  <w:szCs w:val="19"/>
                </w:rPr>
                <w:t xml:space="preserve">Возможен запрет на </w:t>
              </w:r>
            </w:ins>
            <w:r>
              <w:rPr>
                <w:sz w:val="19"/>
                <w:szCs w:val="19"/>
              </w:rPr>
              <w:t xml:space="preserve">3 года</w:t>
            </w:r>
            <w:del w:id="9124" w:author="Claude" w:date="2026-09-29T00:00:00Z">
              <w:r>
                <w:rPr>
                  <w:sz w:val="19"/>
                  <w:szCs w:val="19"/>
                </w:rPr>
                <w:delText xml:space="preserve"> запрета</w:delText>
              </w:r>
            </w:del>
            <w:r>
              <w:rPr>
                <w:sz w:val="19"/>
                <w:szCs w:val="19"/>
              </w:rPr>
              <w:t xml:space="preserve">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1. Решение о ликвидации</w:t>
      </w:r>
    </w:p>
    <w:p w:rsidR="003E2B10" w:rsidRDefault="00C46CE1">
      <w:pPr>
        <w:spacing w:after="140" w:line="276" w:lineRule="auto"/>
      </w:pP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2. Уведомление налоговой</w:t>
      </w:r>
    </w:p>
    <w:p w:rsidR="003E2B10" w:rsidRDefault="00C46CE1">
      <w:pPr>
        <w:spacing w:after="140" w:line="276" w:lineRule="auto"/>
      </w:pP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3. Публикация сведений</w:t>
      </w:r>
    </w:p>
    <w:p w:rsidR="003E2B10" w:rsidRDefault="00C46CE1">
      <w:pPr>
        <w:spacing w:after="140" w:line="276" w:lineRule="auto"/>
      </w:pP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4. Уведомление кредиторов</w:t>
      </w:r>
    </w:p>
    <w:p w:rsidR="003E2B10" w:rsidRDefault="00C46CE1">
      <w:pPr>
        <w:spacing w:after="140" w:line="276" w:lineRule="auto"/>
      </w:pP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5. Расчёты с сотрудниками</w:t>
      </w:r>
    </w:p>
    <w:p w:rsidR="003E2B10" w:rsidRDefault="00C46CE1">
      <w:pPr>
        <w:spacing w:after="140" w:line="276" w:lineRule="auto"/>
      </w:pP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6. Сдача отчётности и сверка с налоговой</w:t>
      </w:r>
    </w:p>
    <w:p w:rsidR="003E2B10" w:rsidRDefault="00C46CE1">
      <w:pPr>
        <w:spacing w:after="140" w:line="276" w:lineRule="auto"/>
      </w:pP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7. Промежуточный ликвидационный баланс</w:t>
      </w:r>
    </w:p>
    <w:p w:rsidR="003E2B10" w:rsidRDefault="00C46CE1">
      <w:pPr>
        <w:spacing w:after="140" w:line="276" w:lineRule="auto"/>
      </w:pP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8. Расчёты с кредиторами</w:t>
      </w:r>
    </w:p>
    <w:p w:rsidR="003E2B10" w:rsidRDefault="00C46CE1">
      <w:pPr>
        <w:spacing w:after="140" w:line="276" w:lineRule="auto"/>
      </w:pP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9. Ликвидационный баланс и распределение имущества</w:t>
      </w:r>
    </w:p>
    <w:p w:rsidR="003E2B10" w:rsidRDefault="00C46CE1">
      <w:pPr>
        <w:spacing w:after="140" w:line="276" w:lineRule="auto"/>
      </w:pP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10. Итоговая регистрация</w:t>
      </w:r>
    </w:p>
    <w:p w:rsidR="003E2B10" w:rsidRDefault="00C46CE1">
      <w:pPr>
        <w:spacing w:after="140" w:line="276" w:lineRule="auto"/>
      </w:pP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>
      <w:pPr>
        <w:spacing w:after="140" w:line="276" w:lineRule="auto"/>
        <w:rPr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>
      <w:pPr>
        <w:spacing w:after="140" w:line="276" w:lineRule="auto"/>
        <w:rPr/>
      </w:pPr>
      <w:r>
        <w:t xml:space="preserve">Сроки ликвидации компании зависят от способа: они приведены выше — в описании каждого способа и в таблице сравнения.</w:t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r>
        <w:t xml:space="preserve">Процесс ликвидации</w:t>
      </w:r>
      <w:r>
        <w:t xml:space="preserve"> компании </w:t>
      </w:r>
      <w:r>
        <w:t xml:space="preserve">управляем</w:t>
      </w:r>
      <w:r>
        <w:t xml:space="preserve">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</w:p>
    <w:p w:rsidR="003E2B10" w:rsidRDefault="00C46CE1">
      <w:pPr>
        <w:spacing w:after="140" w:line="276" w:lineRule="auto"/>
      </w:pPr>
      <w:r>
        <w:t xml:space="preserve">Главные ошибки, которые дорого обходятся, — пропуск сроков уведомления, забытая отчётность и недооценка налоговой проверки. Если не хотите разбираться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</w:t>
      </w:r>
      <w:r>
        <w:t xml:space="preserve">ликвидации компании </w:t>
      </w:r>
      <w:r>
        <w:t xml:space="preserve">от решения до записи в ЕГРЮЛ. Оставьте заявку на сайте — подскажем оптимальный вариант под вашу ситуацию.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 xml:space="preserve">Со временем ФНС может исключить её из ЕГРЮЛ как недействующую. </w:t>
      </w:r>
      <w:del w:id="9109" w:author="Claude" w:date="2026-09-29T00:00:00Z">
        <w:r>
          <w:delText xml:space="preserve">Но</w:delText>
        </w:r>
      </w:del>
      <w:ins w:id="9110" w:author="Claude" w:date="2026-09-29T00:00:00Z">
        <w:r>
          <w:t xml:space="preserve">Если</w:t>
        </w:r>
      </w:ins>
      <w:r>
        <w:t xml:space="preserve"> </w:t>
      </w:r>
      <w:del w:id="9111" w:author="Claude" w:date="2026-09-29T00:00:00Z">
        <w:r>
          <w:delText xml:space="preserve">это</w:delText>
        </w:r>
      </w:del>
      <w:ins w:id="9112" w:author="Claude" w:date="2026-09-29T00:00:00Z">
        <w:r>
          <w:t xml:space="preserve">при</w:t>
        </w:r>
      </w:ins>
      <w:r>
        <w:t xml:space="preserve"> </w:t>
      </w:r>
      <w:del w:id="9113" w:author="Claude" w:date="2026-09-29T00:00:00Z">
        <w:r>
          <w:delText xml:space="preserve">грозит</w:delText>
        </w:r>
      </w:del>
      <w:ins w:id="9114" w:author="Claude" w:date="2026-09-29T00:00:00Z">
        <w:r>
          <w:t xml:space="preserve">этом у компании остался долг перед бюджетом,</w:t>
        </w:r>
      </w:ins>
      <w:r>
        <w:t xml:space="preserve"> директору и участнику с долей от 50% </w:t>
      </w:r>
      <w:del w:id="9115" w:author="Claude" w:date="2026-09-29T00:00:00Z">
        <w:r>
          <w:delText xml:space="preserve">трёхлетним</w:delText>
        </w:r>
      </w:del>
      <w:ins w:id="9116" w:author="Claude" w:date="2026-09-29T00:00:00Z">
        <w:r>
          <w:t xml:space="preserve">грозит</w:t>
        </w:r>
      </w:ins>
      <w:r>
        <w:t xml:space="preserve"> </w:t>
      </w:r>
      <w:del w:id="9117" w:author="Claude" w:date="2026-09-29T00:00:00Z">
        <w:r>
          <w:delText xml:space="preserve">запретом</w:delText>
        </w:r>
      </w:del>
      <w:ins w:id="9118" w:author="Claude" w:date="2026-09-29T00:00:00Z">
        <w:r>
          <w:t xml:space="preserve">трёхлетний запрет</w:t>
        </w:r>
      </w:ins>
      <w:r>
        <w:t xml:space="preserve">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